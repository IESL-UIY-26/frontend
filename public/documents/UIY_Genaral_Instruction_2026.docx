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F46F" w14:textId="71BF72ED" w:rsidR="0085054A" w:rsidRDefault="00AF1F15">
      <w:pPr>
        <w:spacing w:after="0" w:line="276" w:lineRule="auto"/>
        <w:rPr>
          <w:rFonts w:ascii="Times New Roman" w:hAnsi="Times New Roman" w:cs="Times New Roman"/>
        </w:rPr>
        <w:sectPr w:rsidR="0085054A" w:rsidSect="00C265F4">
          <w:pgSz w:w="11906" w:h="16838" w:code="9"/>
          <w:pgMar w:top="1440" w:right="1440" w:bottom="1440" w:left="1440" w:header="720" w:footer="720" w:gutter="0"/>
          <w:cols w:space="720"/>
          <w:docGrid w:linePitch="360"/>
        </w:sectPr>
        <w:pPrChange w:id="0" w:author="Maddumage Don Sandeepa Lakshad Wimalananda" w:date="2025-03-13T22:14:00Z" w16du:dateUtc="2025-03-13T16:44:00Z">
          <w:pPr>
            <w:spacing w:line="360" w:lineRule="auto"/>
          </w:pPr>
        </w:pPrChange>
      </w:pPr>
      <w:r>
        <w:rPr>
          <w:rFonts w:ascii="Times New Roman" w:hAnsi="Times New Roman" w:cs="Times New Roman"/>
          <w:noProof/>
        </w:rPr>
        <w:drawing>
          <wp:anchor distT="0" distB="0" distL="114300" distR="114300" simplePos="0" relativeHeight="251658240" behindDoc="0" locked="0" layoutInCell="1" allowOverlap="1" wp14:anchorId="69637AD6" wp14:editId="7DF4E7D6">
            <wp:simplePos x="0" y="0"/>
            <wp:positionH relativeFrom="column">
              <wp:posOffset>-914400</wp:posOffset>
            </wp:positionH>
            <wp:positionV relativeFrom="paragraph">
              <wp:posOffset>-1021080</wp:posOffset>
            </wp:positionV>
            <wp:extent cx="7633335" cy="10866120"/>
            <wp:effectExtent l="0" t="0" r="571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633634" cy="10866546"/>
                    </a:xfrm>
                    <a:prstGeom prst="rect">
                      <a:avLst/>
                    </a:prstGeom>
                  </pic:spPr>
                </pic:pic>
              </a:graphicData>
            </a:graphic>
            <wp14:sizeRelH relativeFrom="page">
              <wp14:pctWidth>0</wp14:pctWidth>
            </wp14:sizeRelH>
            <wp14:sizeRelV relativeFrom="page">
              <wp14:pctHeight>0</wp14:pctHeight>
            </wp14:sizeRelV>
          </wp:anchor>
        </w:drawing>
      </w:r>
    </w:p>
    <w:p w14:paraId="2B5DC712" w14:textId="7D94F897" w:rsidR="00653C21" w:rsidRDefault="00653C21">
      <w:pPr>
        <w:pStyle w:val="Heading2"/>
        <w:spacing w:line="276" w:lineRule="auto"/>
        <w:jc w:val="center"/>
        <w:rPr>
          <w:ins w:id="1" w:author="Maddumage Don Sandeepa Lakshad Wimalananda" w:date="2026-03-04T11:44:00Z" w16du:dateUtc="2026-03-04T06:14:00Z"/>
          <w:rFonts w:ascii="Avenir Next" w:hAnsi="Avenir Next" w:cs="Segoe UI Historic"/>
          <w:b/>
          <w:bCs/>
          <w:color w:val="2E74B5" w:themeColor="accent5" w:themeShade="BF"/>
          <w:sz w:val="32"/>
          <w:szCs w:val="32"/>
        </w:rPr>
      </w:pPr>
      <w:ins w:id="2" w:author="Maddumage Don Sandeepa Lakshad Wimalananda" w:date="2025-03-14T06:15:00Z" w16du:dateUtc="2025-03-14T00:45:00Z">
        <w:r w:rsidRPr="00653C21">
          <w:rPr>
            <w:rFonts w:ascii="Avenir Next" w:hAnsi="Avenir Next" w:cs="Segoe UI Historic"/>
            <w:b/>
            <w:bCs/>
            <w:color w:val="2E74B5" w:themeColor="accent5" w:themeShade="BF"/>
            <w:sz w:val="32"/>
            <w:szCs w:val="32"/>
            <w:rPrChange w:id="3" w:author="Maddumage Don Sandeepa Lakshad Wimalananda" w:date="2025-03-14T06:15:00Z" w16du:dateUtc="2025-03-14T00:45:00Z">
              <w:rPr>
                <w:rFonts w:ascii="Avenir Next" w:hAnsi="Avenir Next" w:cs="Segoe UI Historic"/>
                <w:b/>
                <w:bCs/>
                <w:color w:val="2E74B5" w:themeColor="accent5" w:themeShade="BF"/>
                <w:sz w:val="28"/>
                <w:szCs w:val="28"/>
              </w:rPr>
            </w:rPrChange>
          </w:rPr>
          <w:lastRenderedPageBreak/>
          <w:t>UIY GENERAL INSTRUCTIONS</w:t>
        </w:r>
      </w:ins>
    </w:p>
    <w:p w14:paraId="1D74E49D" w14:textId="200B0ED1" w:rsidR="004F6779" w:rsidRPr="004F6779" w:rsidRDefault="004F6779" w:rsidP="004F6779">
      <w:pPr>
        <w:jc w:val="center"/>
        <w:rPr>
          <w:ins w:id="4" w:author="Maddumage Don Sandeepa Lakshad Wimalananda" w:date="2025-03-14T06:15:00Z" w16du:dateUtc="2025-03-14T00:45:00Z"/>
          <w:i/>
          <w:iCs/>
          <w:sz w:val="28"/>
          <w:szCs w:val="28"/>
          <w:rPrChange w:id="5" w:author="Maddumage Don Sandeepa Lakshad Wimalananda" w:date="2026-03-04T11:45:00Z" w16du:dateUtc="2026-03-04T06:15:00Z">
            <w:rPr>
              <w:ins w:id="6" w:author="Maddumage Don Sandeepa Lakshad Wimalananda" w:date="2025-03-14T06:15:00Z" w16du:dateUtc="2025-03-14T00:45:00Z"/>
              <w:rFonts w:ascii="Avenir Next" w:hAnsi="Avenir Next" w:cs="Segoe UI Historic"/>
              <w:b/>
              <w:bCs/>
              <w:color w:val="2E74B5" w:themeColor="accent5" w:themeShade="BF"/>
              <w:sz w:val="28"/>
              <w:szCs w:val="28"/>
            </w:rPr>
          </w:rPrChange>
        </w:rPr>
        <w:pPrChange w:id="7" w:author="Maddumage Don Sandeepa Lakshad Wimalananda" w:date="2026-03-04T11:44:00Z" w16du:dateUtc="2026-03-04T06:14:00Z">
          <w:pPr>
            <w:pStyle w:val="Heading2"/>
            <w:spacing w:line="276" w:lineRule="auto"/>
            <w:jc w:val="both"/>
          </w:pPr>
        </w:pPrChange>
      </w:pPr>
      <w:ins w:id="8" w:author="Maddumage Don Sandeepa Lakshad Wimalananda" w:date="2026-03-04T11:44:00Z" w16du:dateUtc="2026-03-04T06:14:00Z">
        <w:r w:rsidRPr="004F6779">
          <w:rPr>
            <w:i/>
            <w:iCs/>
            <w:sz w:val="28"/>
            <w:szCs w:val="28"/>
            <w:rPrChange w:id="9" w:author="Maddumage Don Sandeepa Lakshad Wimalananda" w:date="2026-03-04T11:45:00Z" w16du:dateUtc="2026-03-04T06:15:00Z">
              <w:rPr/>
            </w:rPrChange>
          </w:rPr>
          <w:t>“</w:t>
        </w:r>
        <w:r w:rsidRPr="004F6779">
          <w:rPr>
            <w:i/>
            <w:iCs/>
            <w:sz w:val="28"/>
            <w:szCs w:val="28"/>
            <w:rPrChange w:id="10" w:author="Maddumage Don Sandeepa Lakshad Wimalananda" w:date="2026-03-04T11:45:00Z" w16du:dateUtc="2026-03-04T06:15:00Z">
              <w:rPr/>
            </w:rPrChange>
          </w:rPr>
          <w:t>Fueling the Next Generation of Industry Innovators</w:t>
        </w:r>
        <w:r w:rsidRPr="004F6779">
          <w:rPr>
            <w:i/>
            <w:iCs/>
            <w:sz w:val="28"/>
            <w:szCs w:val="28"/>
            <w:rPrChange w:id="11" w:author="Maddumage Don Sandeepa Lakshad Wimalananda" w:date="2026-03-04T11:45:00Z" w16du:dateUtc="2026-03-04T06:15:00Z">
              <w:rPr/>
            </w:rPrChange>
          </w:rPr>
          <w:t>”</w:t>
        </w:r>
      </w:ins>
    </w:p>
    <w:p w14:paraId="05F0C15E" w14:textId="77777777" w:rsidR="00653C21" w:rsidRPr="00653C21" w:rsidRDefault="00653C21">
      <w:pPr>
        <w:rPr>
          <w:ins w:id="12" w:author="Maddumage Don Sandeepa Lakshad Wimalananda" w:date="2025-03-14T06:15:00Z" w16du:dateUtc="2025-03-14T00:45:00Z"/>
          <w:rPrChange w:id="13" w:author="Maddumage Don Sandeepa Lakshad Wimalananda" w:date="2025-03-14T06:15:00Z" w16du:dateUtc="2025-03-14T00:45:00Z">
            <w:rPr>
              <w:ins w:id="14" w:author="Maddumage Don Sandeepa Lakshad Wimalananda" w:date="2025-03-14T06:15:00Z" w16du:dateUtc="2025-03-14T00:45:00Z"/>
              <w:rFonts w:ascii="Avenir Next" w:hAnsi="Avenir Next" w:cs="Segoe UI Historic"/>
              <w:b/>
              <w:bCs/>
              <w:color w:val="2E74B5" w:themeColor="accent5" w:themeShade="BF"/>
              <w:sz w:val="28"/>
              <w:szCs w:val="28"/>
            </w:rPr>
          </w:rPrChange>
        </w:rPr>
        <w:pPrChange w:id="15" w:author="Maddumage Don Sandeepa Lakshad Wimalananda" w:date="2025-03-14T06:15:00Z" w16du:dateUtc="2025-03-14T00:45:00Z">
          <w:pPr>
            <w:pStyle w:val="Heading2"/>
            <w:spacing w:line="276" w:lineRule="auto"/>
            <w:jc w:val="both"/>
          </w:pPr>
        </w:pPrChange>
      </w:pPr>
    </w:p>
    <w:p w14:paraId="36ECC006" w14:textId="7ABFCE64" w:rsidR="00E26BFE" w:rsidRDefault="00E26BFE" w:rsidP="00904C4A">
      <w:pPr>
        <w:pStyle w:val="Heading2"/>
        <w:spacing w:line="276" w:lineRule="auto"/>
        <w:jc w:val="both"/>
        <w:rPr>
          <w:ins w:id="16" w:author="Maddumage Don Sandeepa Lakshad Wimalananda" w:date="2025-03-13T07:26:00Z" w16du:dateUtc="2025-03-13T01:56:00Z"/>
          <w:rFonts w:ascii="Avenir Next" w:hAnsi="Avenir Next" w:cs="Segoe UI Historic"/>
          <w:b/>
          <w:bCs/>
          <w:color w:val="2E74B5" w:themeColor="accent5" w:themeShade="BF"/>
          <w:sz w:val="28"/>
          <w:szCs w:val="28"/>
        </w:rPr>
      </w:pPr>
      <w:ins w:id="17" w:author="Maddumage Don Sandeepa Lakshad Wimalananda" w:date="2025-03-13T07:25:00Z" w16du:dateUtc="2025-03-13T01:55:00Z">
        <w:r>
          <w:rPr>
            <w:rFonts w:ascii="Avenir Next" w:hAnsi="Avenir Next" w:cs="Segoe UI Historic"/>
            <w:b/>
            <w:bCs/>
            <w:color w:val="2E74B5" w:themeColor="accent5" w:themeShade="BF"/>
            <w:sz w:val="28"/>
            <w:szCs w:val="28"/>
          </w:rPr>
          <w:t>Welcome to UIY</w:t>
        </w:r>
      </w:ins>
    </w:p>
    <w:p w14:paraId="335CFBFA" w14:textId="77777777" w:rsidR="00E26BFE" w:rsidRPr="00E26BFE" w:rsidRDefault="00E26BFE">
      <w:pPr>
        <w:spacing w:line="276" w:lineRule="auto"/>
        <w:rPr>
          <w:ins w:id="18" w:author="Maddumage Don Sandeepa Lakshad Wimalananda" w:date="2025-03-13T07:25:00Z" w16du:dateUtc="2025-03-13T01:55:00Z"/>
          <w:rPrChange w:id="19" w:author="Maddumage Don Sandeepa Lakshad Wimalananda" w:date="2025-03-13T07:26:00Z" w16du:dateUtc="2025-03-13T01:56:00Z">
            <w:rPr>
              <w:ins w:id="20" w:author="Maddumage Don Sandeepa Lakshad Wimalananda" w:date="2025-03-13T07:25:00Z" w16du:dateUtc="2025-03-13T01:55:00Z"/>
              <w:rFonts w:ascii="Avenir Next" w:hAnsi="Avenir Next" w:cs="Segoe UI Historic"/>
              <w:b/>
              <w:bCs/>
              <w:color w:val="2E74B5" w:themeColor="accent5" w:themeShade="BF"/>
              <w:sz w:val="28"/>
              <w:szCs w:val="28"/>
            </w:rPr>
          </w:rPrChange>
        </w:rPr>
        <w:pPrChange w:id="21" w:author="Maddumage Don Sandeepa Lakshad Wimalananda" w:date="2025-03-13T22:14:00Z" w16du:dateUtc="2025-03-13T16:44:00Z">
          <w:pPr>
            <w:pStyle w:val="Heading2"/>
            <w:spacing w:line="360" w:lineRule="auto"/>
            <w:jc w:val="both"/>
          </w:pPr>
        </w:pPrChange>
      </w:pPr>
    </w:p>
    <w:p w14:paraId="338F69FE" w14:textId="45FF43B3" w:rsidR="00E26BFE" w:rsidRPr="0087104A" w:rsidRDefault="00E26BFE">
      <w:pPr>
        <w:spacing w:after="0" w:line="276" w:lineRule="auto"/>
        <w:jc w:val="both"/>
        <w:rPr>
          <w:ins w:id="22" w:author="Maddumage Don Sandeepa Lakshad Wimalananda" w:date="2025-03-13T07:25:00Z" w16du:dateUtc="2025-03-13T01:55:00Z"/>
          <w:rFonts w:ascii="Avenir Next" w:hAnsi="Avenir Next" w:cs="Segoe UI Historic"/>
          <w:sz w:val="28"/>
          <w:szCs w:val="28"/>
        </w:rPr>
        <w:pPrChange w:id="23" w:author="Maddumage Don Sandeepa Lakshad Wimalananda" w:date="2025-03-13T22:14:00Z" w16du:dateUtc="2025-03-13T16:44:00Z">
          <w:pPr>
            <w:spacing w:line="276" w:lineRule="auto"/>
            <w:jc w:val="both"/>
          </w:pPr>
        </w:pPrChange>
      </w:pPr>
      <w:ins w:id="24" w:author="Maddumage Don Sandeepa Lakshad Wimalananda" w:date="2025-03-13T07:25:00Z" w16du:dateUtc="2025-03-13T01:55:00Z">
        <w:r w:rsidRPr="0087104A">
          <w:rPr>
            <w:rFonts w:ascii="Avenir Next" w:hAnsi="Avenir Next" w:cs="Segoe UI Historic"/>
            <w:sz w:val="24"/>
            <w:szCs w:val="24"/>
          </w:rPr>
          <w:t xml:space="preserve">The Undergraduate Inventor of the Year (UIY) competition, organized by the Institution of Engineers Sri Lanka (IESL), recognizes and inspires engineering undergraduates in Sri Lanka. UIY continues the legacy of the Junior Inventor of the Year (JIY) competition, which has </w:t>
        </w:r>
        <w:r w:rsidRPr="0087104A">
          <w:rPr>
            <w:rStyle w:val="Strong"/>
            <w:rFonts w:ascii="Avenir Next" w:hAnsi="Avenir Next" w:cs="Segoe UI Historic"/>
            <w:b w:val="0"/>
            <w:bCs w:val="0"/>
            <w:sz w:val="24"/>
            <w:szCs w:val="24"/>
          </w:rPr>
          <w:t>supported</w:t>
        </w:r>
        <w:r w:rsidRPr="0087104A">
          <w:rPr>
            <w:rFonts w:ascii="Avenir Next" w:hAnsi="Avenir Next" w:cs="Segoe UI Historic"/>
            <w:sz w:val="24"/>
            <w:szCs w:val="24"/>
          </w:rPr>
          <w:t xml:space="preserve"> young innovators for over 40 years. UIY encourages </w:t>
        </w:r>
      </w:ins>
      <w:ins w:id="25" w:author="Maddumage Don Sandeepa Lakshad Wimalananda" w:date="2025-03-13T21:43:00Z" w16du:dateUtc="2025-03-13T16:13:00Z">
        <w:r w:rsidR="00263E60">
          <w:rPr>
            <w:rFonts w:ascii="Avenir Next" w:hAnsi="Avenir Next" w:cs="Segoe UI Historic"/>
            <w:sz w:val="24"/>
            <w:szCs w:val="24"/>
          </w:rPr>
          <w:t xml:space="preserve">engineering </w:t>
        </w:r>
      </w:ins>
      <w:ins w:id="26" w:author="Maddumage Don Sandeepa Lakshad Wimalananda" w:date="2025-03-13T07:25:00Z" w16du:dateUtc="2025-03-13T01:55:00Z">
        <w:r w:rsidRPr="0087104A">
          <w:rPr>
            <w:rFonts w:ascii="Avenir Next" w:hAnsi="Avenir Next" w:cs="Segoe UI Historic"/>
            <w:sz w:val="24"/>
            <w:szCs w:val="24"/>
          </w:rPr>
          <w:t>students to use their creativity and technical skills to develop innovative solutions for real-world problems.</w:t>
        </w:r>
      </w:ins>
    </w:p>
    <w:p w14:paraId="1FE1F783" w14:textId="5BFCB9C7" w:rsidR="00E26BFE" w:rsidRDefault="00E26BFE" w:rsidP="00904C4A">
      <w:pPr>
        <w:spacing w:after="0" w:line="276" w:lineRule="auto"/>
        <w:jc w:val="both"/>
        <w:rPr>
          <w:ins w:id="27" w:author="Maddumage Don Sandeepa Lakshad Wimalananda" w:date="2025-03-13T07:26:00Z" w16du:dateUtc="2025-03-13T01:56:00Z"/>
          <w:rFonts w:ascii="Avenir Next" w:hAnsi="Avenir Next" w:cs="Segoe UI Historic"/>
          <w:sz w:val="24"/>
          <w:szCs w:val="24"/>
        </w:rPr>
      </w:pPr>
      <w:ins w:id="28" w:author="Maddumage Don Sandeepa Lakshad Wimalananda" w:date="2025-03-13T07:25:00Z" w16du:dateUtc="2025-03-13T01:55:00Z">
        <w:r>
          <w:rPr>
            <w:rFonts w:ascii="Avenir Next" w:hAnsi="Avenir Next" w:cs="Segoe UI Historic"/>
            <w:sz w:val="24"/>
            <w:szCs w:val="24"/>
          </w:rPr>
          <w:t xml:space="preserve">UIY </w:t>
        </w:r>
        <w:r w:rsidRPr="0087104A">
          <w:rPr>
            <w:rFonts w:ascii="Avenir Next" w:hAnsi="Avenir Next" w:cs="Segoe UI Historic"/>
            <w:sz w:val="24"/>
            <w:szCs w:val="24"/>
          </w:rPr>
          <w:t xml:space="preserve">was introduced as an extension of the JIY competition, </w:t>
        </w:r>
        <w:r>
          <w:rPr>
            <w:rFonts w:ascii="Avenir Next" w:hAnsi="Avenir Next" w:cs="Segoe UI Historic"/>
            <w:sz w:val="24"/>
            <w:szCs w:val="24"/>
          </w:rPr>
          <w:t>providing</w:t>
        </w:r>
        <w:r w:rsidRPr="0087104A">
          <w:rPr>
            <w:rFonts w:ascii="Avenir Next" w:hAnsi="Avenir Next" w:cs="Segoe UI Historic"/>
            <w:sz w:val="24"/>
            <w:szCs w:val="24"/>
          </w:rPr>
          <w:t xml:space="preserve"> a dedicated space for university-level innovators. It has grown into a nationally recognized event, attracting top engineering students from universities across Sri Lanka. The competition fosters collaboration, idea refinement, and interaction with industry experts and academic leaders. With a strong emphasis on research</w:t>
        </w:r>
      </w:ins>
      <w:ins w:id="29" w:author="Maddumage Don Sandeepa Lakshad Wimalananda" w:date="2025-03-13T20:48:00Z" w16du:dateUtc="2025-03-13T15:18:00Z">
        <w:r w:rsidR="007A6B39">
          <w:rPr>
            <w:rFonts w:ascii="Avenir Next" w:hAnsi="Avenir Next" w:cs="Segoe UI Historic"/>
            <w:sz w:val="24"/>
            <w:szCs w:val="24"/>
          </w:rPr>
          <w:t xml:space="preserve"> and </w:t>
        </w:r>
      </w:ins>
      <w:ins w:id="30" w:author="Maddumage Don Sandeepa Lakshad Wimalananda" w:date="2025-03-13T07:25:00Z" w16du:dateUtc="2025-03-13T01:55:00Z">
        <w:r w:rsidRPr="0087104A">
          <w:rPr>
            <w:rFonts w:ascii="Avenir Next" w:hAnsi="Avenir Next" w:cs="Segoe UI Historic"/>
            <w:sz w:val="24"/>
            <w:szCs w:val="24"/>
          </w:rPr>
          <w:t xml:space="preserve">engineering excellence, UIY continues to shape the next generation of </w:t>
        </w:r>
      </w:ins>
      <w:ins w:id="31" w:author="Maddumage Don Sandeepa Lakshad Wimalananda" w:date="2025-03-13T20:49:00Z" w16du:dateUtc="2025-03-13T15:19:00Z">
        <w:r w:rsidR="007A6B39" w:rsidRPr="0087104A">
          <w:rPr>
            <w:rFonts w:ascii="Avenir Next" w:hAnsi="Avenir Next" w:cs="Segoe UI Historic"/>
            <w:sz w:val="24"/>
            <w:szCs w:val="24"/>
          </w:rPr>
          <w:t>enginee</w:t>
        </w:r>
        <w:r w:rsidR="007A6B39">
          <w:rPr>
            <w:rFonts w:ascii="Avenir Next" w:hAnsi="Avenir Next" w:cs="Segoe UI Historic"/>
            <w:sz w:val="24"/>
            <w:szCs w:val="24"/>
          </w:rPr>
          <w:t>r</w:t>
        </w:r>
        <w:r w:rsidR="007A6B39" w:rsidRPr="0087104A">
          <w:rPr>
            <w:rFonts w:ascii="Avenir Next" w:hAnsi="Avenir Next" w:cs="Segoe UI Historic"/>
            <w:sz w:val="24"/>
            <w:szCs w:val="24"/>
          </w:rPr>
          <w:t>s</w:t>
        </w:r>
      </w:ins>
      <w:ins w:id="32" w:author="Maddumage Don Sandeepa Lakshad Wimalananda" w:date="2025-03-13T07:25:00Z" w16du:dateUtc="2025-03-13T01:55:00Z">
        <w:r w:rsidRPr="0087104A">
          <w:rPr>
            <w:rFonts w:ascii="Avenir Next" w:hAnsi="Avenir Next" w:cs="Segoe UI Historic"/>
            <w:sz w:val="24"/>
            <w:szCs w:val="24"/>
          </w:rPr>
          <w:t>.</w:t>
        </w:r>
      </w:ins>
    </w:p>
    <w:p w14:paraId="3D3D8F1C" w14:textId="77777777" w:rsidR="00E26BFE" w:rsidRPr="0087104A" w:rsidRDefault="00E26BFE">
      <w:pPr>
        <w:spacing w:after="0" w:line="276" w:lineRule="auto"/>
        <w:jc w:val="both"/>
        <w:rPr>
          <w:ins w:id="33" w:author="Maddumage Don Sandeepa Lakshad Wimalananda" w:date="2025-03-13T07:25:00Z" w16du:dateUtc="2025-03-13T01:55:00Z"/>
          <w:rFonts w:ascii="Avenir Next" w:hAnsi="Avenir Next" w:cs="Segoe UI Historic"/>
          <w:sz w:val="28"/>
          <w:szCs w:val="28"/>
        </w:rPr>
        <w:pPrChange w:id="34" w:author="Maddumage Don Sandeepa Lakshad Wimalananda" w:date="2025-03-13T22:14:00Z" w16du:dateUtc="2025-03-13T16:44:00Z">
          <w:pPr>
            <w:spacing w:line="276" w:lineRule="auto"/>
            <w:jc w:val="both"/>
          </w:pPr>
        </w:pPrChange>
      </w:pPr>
    </w:p>
    <w:p w14:paraId="3AE125F2" w14:textId="77777777" w:rsidR="00E26BFE" w:rsidRDefault="00E26BFE" w:rsidP="00904C4A">
      <w:pPr>
        <w:pStyle w:val="Heading2"/>
        <w:spacing w:line="276" w:lineRule="auto"/>
        <w:rPr>
          <w:ins w:id="35" w:author="Maddumage Don Sandeepa Lakshad Wimalananda" w:date="2025-03-13T07:26:00Z" w16du:dateUtc="2025-03-13T01:56:00Z"/>
          <w:rFonts w:ascii="Avenir Next" w:hAnsi="Avenir Next" w:cs="Segoe UI Historic"/>
          <w:b/>
          <w:bCs/>
          <w:color w:val="2E74B5" w:themeColor="accent5" w:themeShade="BF"/>
          <w:sz w:val="28"/>
          <w:szCs w:val="28"/>
        </w:rPr>
      </w:pPr>
      <w:ins w:id="36" w:author="Maddumage Don Sandeepa Lakshad Wimalananda" w:date="2025-03-13T07:25:00Z" w16du:dateUtc="2025-03-13T01:55:00Z">
        <w:r w:rsidRPr="006C6A50">
          <w:rPr>
            <w:rFonts w:ascii="Avenir Next" w:hAnsi="Avenir Next" w:cs="Segoe UI Historic"/>
            <w:b/>
            <w:bCs/>
            <w:color w:val="2E74B5" w:themeColor="accent5" w:themeShade="BF"/>
            <w:sz w:val="28"/>
            <w:szCs w:val="28"/>
          </w:rPr>
          <w:t>Organizers</w:t>
        </w:r>
      </w:ins>
    </w:p>
    <w:p w14:paraId="67846984" w14:textId="77777777" w:rsidR="00E26BFE" w:rsidRPr="00E26BFE" w:rsidRDefault="00E26BFE">
      <w:pPr>
        <w:spacing w:line="276" w:lineRule="auto"/>
        <w:rPr>
          <w:ins w:id="37" w:author="Maddumage Don Sandeepa Lakshad Wimalananda" w:date="2025-03-13T07:25:00Z" w16du:dateUtc="2025-03-13T01:55:00Z"/>
          <w:rPrChange w:id="38" w:author="Maddumage Don Sandeepa Lakshad Wimalananda" w:date="2025-03-13T07:26:00Z" w16du:dateUtc="2025-03-13T01:56:00Z">
            <w:rPr>
              <w:ins w:id="39" w:author="Maddumage Don Sandeepa Lakshad Wimalananda" w:date="2025-03-13T07:25:00Z" w16du:dateUtc="2025-03-13T01:55:00Z"/>
              <w:rFonts w:ascii="Avenir Next" w:hAnsi="Avenir Next" w:cs="Segoe UI Historic"/>
              <w:b/>
              <w:bCs/>
              <w:color w:val="2E74B5" w:themeColor="accent5" w:themeShade="BF"/>
              <w:sz w:val="28"/>
              <w:szCs w:val="28"/>
            </w:rPr>
          </w:rPrChange>
        </w:rPr>
        <w:pPrChange w:id="40" w:author="Maddumage Don Sandeepa Lakshad Wimalananda" w:date="2025-03-13T22:14:00Z" w16du:dateUtc="2025-03-13T16:44:00Z">
          <w:pPr>
            <w:pStyle w:val="Heading2"/>
            <w:spacing w:line="360" w:lineRule="auto"/>
          </w:pPr>
        </w:pPrChange>
      </w:pPr>
    </w:p>
    <w:p w14:paraId="1EA2DAAB" w14:textId="220FF4B0" w:rsidR="00E26BFE" w:rsidRPr="00263E60" w:rsidRDefault="00E26BFE" w:rsidP="00904C4A">
      <w:pPr>
        <w:spacing w:after="0" w:line="276" w:lineRule="auto"/>
        <w:jc w:val="both"/>
        <w:rPr>
          <w:ins w:id="41" w:author="Maddumage Don Sandeepa Lakshad Wimalananda" w:date="2025-03-13T20:59:00Z" w16du:dateUtc="2025-03-13T15:29:00Z"/>
          <w:rFonts w:ascii="Avenir Next" w:hAnsi="Avenir Next" w:cs="Segoe UI Historic"/>
          <w:sz w:val="24"/>
          <w:szCs w:val="24"/>
        </w:rPr>
      </w:pPr>
      <w:ins w:id="42" w:author="Maddumage Don Sandeepa Lakshad Wimalananda" w:date="2025-03-13T07:25:00Z" w16du:dateUtc="2025-03-13T01:55:00Z">
        <w:r w:rsidRPr="00263E60">
          <w:rPr>
            <w:rFonts w:ascii="Avenir Next" w:hAnsi="Avenir Next" w:cs="Segoe UI Historic"/>
            <w:sz w:val="24"/>
            <w:szCs w:val="24"/>
          </w:rPr>
          <w:t>The UIY competition is a prestigious event organized by the Institution of Engineers Sri Lanka (IESL)</w:t>
        </w:r>
        <w:r w:rsidRPr="00263E60">
          <w:rPr>
            <w:rFonts w:ascii="Avenir Next" w:hAnsi="Avenir Next" w:cs="Segoe UI Historic"/>
            <w:color w:val="FF0000"/>
            <w:sz w:val="24"/>
            <w:szCs w:val="24"/>
          </w:rPr>
          <w:t xml:space="preserve">. </w:t>
        </w:r>
      </w:ins>
      <w:ins w:id="43" w:author="Maddumage Don Sandeepa Lakshad Wimalananda" w:date="2025-03-13T21:49:00Z" w16du:dateUtc="2025-03-13T16:19:00Z">
        <w:r w:rsidR="00263E60" w:rsidRPr="00263E60">
          <w:rPr>
            <w:rFonts w:ascii="Avenir Next" w:hAnsi="Avenir Next"/>
            <w:color w:val="000000"/>
            <w:sz w:val="24"/>
            <w:szCs w:val="24"/>
            <w:rPrChange w:id="44" w:author="Maddumage Don Sandeepa Lakshad Wimalananda" w:date="2025-03-13T21:49:00Z" w16du:dateUtc="2025-03-13T16:19:00Z">
              <w:rPr>
                <w:rFonts w:ascii="-webkit-standard" w:hAnsi="-webkit-standard"/>
                <w:color w:val="000000"/>
                <w:sz w:val="27"/>
                <w:szCs w:val="27"/>
              </w:rPr>
            </w:rPrChange>
          </w:rPr>
          <w:t>As the primary organizer, IESL is deeply committed to fostering a culture of innovation among university students by encouraging future engineers to think beyond conventional boundaries. Through IESL-UIY, it contributes to the overall advancement of next-generation engineering in Sri Lanka.</w:t>
        </w:r>
      </w:ins>
    </w:p>
    <w:p w14:paraId="23648BAA" w14:textId="77777777" w:rsidR="00B534D3" w:rsidRPr="003C6FC8" w:rsidRDefault="00B534D3">
      <w:pPr>
        <w:spacing w:after="0" w:line="276" w:lineRule="auto"/>
        <w:jc w:val="both"/>
        <w:rPr>
          <w:ins w:id="45" w:author="Maddumage Don Sandeepa Lakshad Wimalananda" w:date="2025-03-13T07:25:00Z" w16du:dateUtc="2025-03-13T01:55:00Z"/>
          <w:rFonts w:ascii="Avenir Next" w:hAnsi="Avenir Next" w:cs="Segoe UI Historic"/>
          <w:color w:val="4472C4" w:themeColor="accent1"/>
          <w:sz w:val="24"/>
          <w:szCs w:val="24"/>
          <w:rPrChange w:id="46" w:author="Maddumage Don Sandeepa Lakshad Wimalananda" w:date="2026-02-17T20:27:00Z" w16du:dateUtc="2026-02-17T14:57:00Z">
            <w:rPr>
              <w:ins w:id="47" w:author="Maddumage Don Sandeepa Lakshad Wimalananda" w:date="2025-03-13T07:25:00Z" w16du:dateUtc="2025-03-13T01:55:00Z"/>
              <w:rFonts w:ascii="Avenir Next" w:hAnsi="Avenir Next" w:cs="Segoe UI Historic"/>
              <w:sz w:val="24"/>
              <w:szCs w:val="24"/>
            </w:rPr>
          </w:rPrChange>
        </w:rPr>
        <w:pPrChange w:id="48" w:author="Maddumage Don Sandeepa Lakshad Wimalananda" w:date="2025-03-13T22:14:00Z" w16du:dateUtc="2025-03-13T16:44:00Z">
          <w:pPr>
            <w:spacing w:line="276" w:lineRule="auto"/>
            <w:jc w:val="both"/>
          </w:pPr>
        </w:pPrChange>
      </w:pPr>
    </w:p>
    <w:p w14:paraId="78B6A16C" w14:textId="77777777" w:rsidR="00E26BFE" w:rsidRDefault="00E26BFE" w:rsidP="00904C4A">
      <w:pPr>
        <w:pStyle w:val="Heading2"/>
        <w:spacing w:line="276" w:lineRule="auto"/>
        <w:rPr>
          <w:ins w:id="49" w:author="Maddumage Don Sandeepa Lakshad Wimalananda" w:date="2025-03-13T07:27:00Z" w16du:dateUtc="2025-03-13T01:57:00Z"/>
          <w:rFonts w:ascii="Avenir Next" w:hAnsi="Avenir Next" w:cs="Segoe UI Historic"/>
          <w:b/>
          <w:bCs/>
          <w:color w:val="2E74B5" w:themeColor="accent5" w:themeShade="BF"/>
          <w:sz w:val="28"/>
          <w:szCs w:val="28"/>
        </w:rPr>
      </w:pPr>
      <w:ins w:id="50" w:author="Maddumage Don Sandeepa Lakshad Wimalananda" w:date="2025-03-13T07:25:00Z" w16du:dateUtc="2025-03-13T01:55:00Z">
        <w:r w:rsidRPr="0087104A">
          <w:rPr>
            <w:rFonts w:ascii="Avenir Next" w:hAnsi="Avenir Next" w:cs="Segoe UI Historic"/>
            <w:b/>
            <w:bCs/>
            <w:color w:val="2E74B5" w:themeColor="accent5" w:themeShade="BF"/>
            <w:sz w:val="28"/>
            <w:szCs w:val="28"/>
          </w:rPr>
          <w:t>Eligib</w:t>
        </w:r>
        <w:r>
          <w:rPr>
            <w:rFonts w:ascii="Avenir Next" w:hAnsi="Avenir Next" w:cs="Segoe UI Historic"/>
            <w:b/>
            <w:bCs/>
            <w:color w:val="2E74B5" w:themeColor="accent5" w:themeShade="BF"/>
            <w:sz w:val="28"/>
            <w:szCs w:val="28"/>
          </w:rPr>
          <w:t>ility</w:t>
        </w:r>
      </w:ins>
    </w:p>
    <w:p w14:paraId="608C7285" w14:textId="77777777" w:rsidR="00E26BFE" w:rsidRPr="00E26BFE" w:rsidRDefault="00E26BFE">
      <w:pPr>
        <w:spacing w:line="276" w:lineRule="auto"/>
        <w:rPr>
          <w:ins w:id="51" w:author="Maddumage Don Sandeepa Lakshad Wimalananda" w:date="2025-03-13T07:25:00Z" w16du:dateUtc="2025-03-13T01:55:00Z"/>
          <w:rPrChange w:id="52" w:author="Maddumage Don Sandeepa Lakshad Wimalananda" w:date="2025-03-13T07:27:00Z" w16du:dateUtc="2025-03-13T01:57:00Z">
            <w:rPr>
              <w:ins w:id="53" w:author="Maddumage Don Sandeepa Lakshad Wimalananda" w:date="2025-03-13T07:25:00Z" w16du:dateUtc="2025-03-13T01:55:00Z"/>
              <w:rFonts w:ascii="Avenir Next" w:hAnsi="Avenir Next" w:cs="Segoe UI Historic"/>
              <w:b/>
              <w:bCs/>
              <w:color w:val="2E74B5" w:themeColor="accent5" w:themeShade="BF"/>
              <w:sz w:val="28"/>
              <w:szCs w:val="28"/>
            </w:rPr>
          </w:rPrChange>
        </w:rPr>
        <w:pPrChange w:id="54" w:author="Maddumage Don Sandeepa Lakshad Wimalananda" w:date="2025-03-13T22:14:00Z" w16du:dateUtc="2025-03-13T16:44:00Z">
          <w:pPr>
            <w:pStyle w:val="Heading2"/>
            <w:spacing w:line="276" w:lineRule="auto"/>
          </w:pPr>
        </w:pPrChange>
      </w:pPr>
    </w:p>
    <w:p w14:paraId="702F85F8" w14:textId="040DAE34" w:rsidR="00834F91" w:rsidRPr="002610C1" w:rsidRDefault="00E26BFE">
      <w:pPr>
        <w:spacing w:after="0" w:line="276" w:lineRule="auto"/>
        <w:jc w:val="both"/>
        <w:rPr>
          <w:ins w:id="55" w:author="Maddumage Don Sandeepa Lakshad Wimalananda" w:date="2025-03-13T07:44:00Z" w16du:dateUtc="2025-03-13T02:14:00Z"/>
          <w:rFonts w:ascii="Avenir Next" w:hAnsi="Avenir Next" w:cs="Segoe UI Historic"/>
          <w:sz w:val="24"/>
          <w:szCs w:val="24"/>
          <w:rPrChange w:id="56" w:author="Maddumage Don Sandeepa Lakshad Wimalananda" w:date="2025-03-13T21:29:00Z" w16du:dateUtc="2025-03-13T15:59:00Z">
            <w:rPr>
              <w:ins w:id="57" w:author="Maddumage Don Sandeepa Lakshad Wimalananda" w:date="2025-03-13T07:44:00Z" w16du:dateUtc="2025-03-13T02:14:00Z"/>
              <w:rFonts w:ascii="Avenir Next" w:hAnsi="Avenir Next" w:cs="Segoe UI Historic"/>
              <w:b/>
              <w:bCs/>
              <w:color w:val="2E74B5" w:themeColor="accent5" w:themeShade="BF"/>
              <w:sz w:val="28"/>
              <w:szCs w:val="28"/>
            </w:rPr>
          </w:rPrChange>
        </w:rPr>
        <w:pPrChange w:id="58" w:author="Maddumage Don Sandeepa Lakshad Wimalananda" w:date="2025-03-13T22:14:00Z" w16du:dateUtc="2025-03-13T16:44:00Z">
          <w:pPr>
            <w:pStyle w:val="NormalWeb"/>
            <w:spacing w:after="0" w:afterAutospacing="0" w:line="276" w:lineRule="auto"/>
          </w:pPr>
        </w:pPrChange>
      </w:pPr>
      <w:ins w:id="59" w:author="Maddumage Don Sandeepa Lakshad Wimalananda" w:date="2025-03-13T07:25:00Z" w16du:dateUtc="2025-03-13T01:55:00Z">
        <w:r w:rsidRPr="0087104A">
          <w:rPr>
            <w:rFonts w:ascii="Avenir Next" w:hAnsi="Avenir Next" w:cs="Segoe UI Historic"/>
            <w:sz w:val="24"/>
            <w:szCs w:val="24"/>
          </w:rPr>
          <w:t xml:space="preserve">The UIY competition is exclusively open to </w:t>
        </w:r>
      </w:ins>
      <w:ins w:id="60" w:author="Maddumage Don Sandeepa Lakshad Wimalananda" w:date="2025-03-18T14:46:00Z" w16du:dateUtc="2025-03-18T09:16:00Z">
        <w:r w:rsidR="00291AD2" w:rsidRPr="00291AD2">
          <w:rPr>
            <w:rFonts w:ascii="Avenir Next" w:hAnsi="Avenir Next" w:cs="Segoe UI Historic"/>
            <w:sz w:val="24"/>
            <w:szCs w:val="24"/>
            <w:rPrChange w:id="61" w:author="Maddumage Don Sandeepa Lakshad Wimalananda" w:date="2025-03-18T14:46:00Z" w16du:dateUtc="2025-03-18T09:16:00Z">
              <w:rPr>
                <w:rFonts w:ascii="Avenir Next" w:hAnsi="Avenir Next" w:cs="Segoe UI Historic"/>
              </w:rPr>
            </w:rPrChange>
          </w:rPr>
          <w:t xml:space="preserve">the </w:t>
        </w:r>
      </w:ins>
      <w:ins w:id="62" w:author="Maddumage Don Sandeepa Lakshad Wimalananda" w:date="2025-03-13T20:51:00Z" w16du:dateUtc="2025-03-13T15:21:00Z">
        <w:r w:rsidR="007A6B39" w:rsidRPr="00291AD2">
          <w:rPr>
            <w:rFonts w:ascii="Avenir Next" w:hAnsi="Avenir Next" w:cs="Segoe UI Historic"/>
            <w:sz w:val="24"/>
            <w:szCs w:val="24"/>
            <w:rPrChange w:id="63" w:author="Maddumage Don Sandeepa Lakshad Wimalananda" w:date="2025-03-18T14:46:00Z" w16du:dateUtc="2025-03-18T09:16:00Z">
              <w:rPr>
                <w:rFonts w:ascii="Avenir Next" w:hAnsi="Avenir Next" w:cs="Segoe UI Historic"/>
              </w:rPr>
            </w:rPrChange>
          </w:rPr>
          <w:t xml:space="preserve">University of Peradeniya, University of Moratuwa, University of Ruhuna, </w:t>
        </w:r>
        <w:proofErr w:type="gramStart"/>
        <w:r w:rsidR="007A6B39" w:rsidRPr="00291AD2">
          <w:rPr>
            <w:rFonts w:ascii="Avenir Next" w:hAnsi="Avenir Next" w:cs="Segoe UI Historic"/>
            <w:sz w:val="24"/>
            <w:szCs w:val="24"/>
            <w:rPrChange w:id="64" w:author="Maddumage Don Sandeepa Lakshad Wimalananda" w:date="2025-03-18T14:46:00Z" w16du:dateUtc="2025-03-18T09:16:00Z">
              <w:rPr>
                <w:rFonts w:ascii="Avenir Next" w:hAnsi="Avenir Next" w:cs="Segoe UI Historic"/>
              </w:rPr>
            </w:rPrChange>
          </w:rPr>
          <w:t>South Eastern</w:t>
        </w:r>
        <w:proofErr w:type="gramEnd"/>
        <w:r w:rsidR="007A6B39" w:rsidRPr="00291AD2">
          <w:rPr>
            <w:rFonts w:ascii="Avenir Next" w:hAnsi="Avenir Next" w:cs="Segoe UI Historic"/>
            <w:sz w:val="24"/>
            <w:szCs w:val="24"/>
            <w:rPrChange w:id="65" w:author="Maddumage Don Sandeepa Lakshad Wimalananda" w:date="2025-03-18T14:46:00Z" w16du:dateUtc="2025-03-18T09:16:00Z">
              <w:rPr>
                <w:rFonts w:ascii="Avenir Next" w:hAnsi="Avenir Next" w:cs="Segoe UI Historic"/>
              </w:rPr>
            </w:rPrChange>
          </w:rPr>
          <w:t xml:space="preserve"> University</w:t>
        </w:r>
      </w:ins>
      <w:ins w:id="66" w:author="Maddumage Don Sandeepa Lakshad Wimalananda" w:date="2025-03-13T20:53:00Z" w16du:dateUtc="2025-03-13T15:23:00Z">
        <w:r w:rsidR="007A6B39" w:rsidRPr="00291AD2">
          <w:rPr>
            <w:rFonts w:ascii="Avenir Next" w:hAnsi="Avenir Next" w:cs="Segoe UI Historic"/>
            <w:sz w:val="24"/>
            <w:szCs w:val="24"/>
            <w:rPrChange w:id="67" w:author="Maddumage Don Sandeepa Lakshad Wimalananda" w:date="2025-03-18T14:46:00Z" w16du:dateUtc="2025-03-18T09:16:00Z">
              <w:rPr>
                <w:rFonts w:ascii="Avenir Next" w:hAnsi="Avenir Next" w:cs="Segoe UI Historic"/>
              </w:rPr>
            </w:rPrChange>
          </w:rPr>
          <w:t xml:space="preserve"> of Sri Lanka</w:t>
        </w:r>
      </w:ins>
      <w:ins w:id="68" w:author="Maddumage Don Sandeepa Lakshad Wimalananda" w:date="2025-03-13T20:51:00Z" w16du:dateUtc="2025-03-13T15:21:00Z">
        <w:r w:rsidR="007A6B39" w:rsidRPr="00291AD2">
          <w:rPr>
            <w:rFonts w:ascii="Avenir Next" w:hAnsi="Avenir Next" w:cs="Segoe UI Historic"/>
            <w:sz w:val="24"/>
            <w:szCs w:val="24"/>
            <w:rPrChange w:id="69" w:author="Maddumage Don Sandeepa Lakshad Wimalananda" w:date="2025-03-18T14:46:00Z" w16du:dateUtc="2025-03-18T09:16:00Z">
              <w:rPr>
                <w:rFonts w:ascii="Avenir Next" w:hAnsi="Avenir Next" w:cs="Segoe UI Historic"/>
              </w:rPr>
            </w:rPrChange>
          </w:rPr>
          <w:t xml:space="preserve">, </w:t>
        </w:r>
      </w:ins>
      <w:ins w:id="70" w:author="Maddumage Don Sandeepa Lakshad Wimalananda" w:date="2025-03-13T20:52:00Z" w16du:dateUtc="2025-03-13T15:22:00Z">
        <w:r w:rsidR="007A6B39" w:rsidRPr="00291AD2">
          <w:rPr>
            <w:rFonts w:ascii="Avenir Next" w:hAnsi="Avenir Next" w:cs="Segoe UI Historic"/>
            <w:sz w:val="24"/>
            <w:szCs w:val="24"/>
            <w:rPrChange w:id="71" w:author="Maddumage Don Sandeepa Lakshad Wimalananda" w:date="2025-03-18T14:46:00Z" w16du:dateUtc="2025-03-18T09:16:00Z">
              <w:rPr>
                <w:rFonts w:ascii="Avenir Next" w:hAnsi="Avenir Next" w:cs="Segoe UI Historic"/>
              </w:rPr>
            </w:rPrChange>
          </w:rPr>
          <w:t xml:space="preserve">University of </w:t>
        </w:r>
        <w:proofErr w:type="spellStart"/>
        <w:r w:rsidR="007A6B39" w:rsidRPr="00291AD2">
          <w:rPr>
            <w:rFonts w:ascii="Avenir Next" w:hAnsi="Avenir Next" w:cs="Segoe UI Historic"/>
            <w:sz w:val="24"/>
            <w:szCs w:val="24"/>
            <w:rPrChange w:id="72" w:author="Maddumage Don Sandeepa Lakshad Wimalananda" w:date="2025-03-18T14:46:00Z" w16du:dateUtc="2025-03-18T09:16:00Z">
              <w:rPr>
                <w:rFonts w:ascii="Avenir Next" w:hAnsi="Avenir Next" w:cs="Segoe UI Historic"/>
              </w:rPr>
            </w:rPrChange>
          </w:rPr>
          <w:t>Jayawardhanapura</w:t>
        </w:r>
        <w:proofErr w:type="spellEnd"/>
        <w:r w:rsidR="007A6B39" w:rsidRPr="00291AD2">
          <w:rPr>
            <w:rFonts w:ascii="Avenir Next" w:hAnsi="Avenir Next" w:cs="Segoe UI Historic"/>
            <w:sz w:val="24"/>
            <w:szCs w:val="24"/>
            <w:rPrChange w:id="73" w:author="Maddumage Don Sandeepa Lakshad Wimalananda" w:date="2025-03-18T14:46:00Z" w16du:dateUtc="2025-03-18T09:16:00Z">
              <w:rPr>
                <w:rFonts w:ascii="Avenir Next" w:hAnsi="Avenir Next" w:cs="Segoe UI Historic"/>
              </w:rPr>
            </w:rPrChange>
          </w:rPr>
          <w:t xml:space="preserve">, </w:t>
        </w:r>
      </w:ins>
      <w:ins w:id="74" w:author="Maddumage Don Sandeepa Lakshad Wimalananda" w:date="2025-03-13T20:51:00Z" w16du:dateUtc="2025-03-13T15:21:00Z">
        <w:r w:rsidR="007A6B39" w:rsidRPr="00291AD2">
          <w:rPr>
            <w:rFonts w:ascii="Avenir Next" w:hAnsi="Avenir Next" w:cs="Segoe UI Historic"/>
            <w:sz w:val="24"/>
            <w:szCs w:val="24"/>
            <w:rPrChange w:id="75" w:author="Maddumage Don Sandeepa Lakshad Wimalananda" w:date="2025-03-18T14:46:00Z" w16du:dateUtc="2025-03-18T09:16:00Z">
              <w:rPr>
                <w:rFonts w:ascii="Avenir Next" w:hAnsi="Avenir Next" w:cs="Segoe UI Historic"/>
              </w:rPr>
            </w:rPrChange>
          </w:rPr>
          <w:t>University of Jaffna</w:t>
        </w:r>
      </w:ins>
      <w:ins w:id="76" w:author="Maddumage Don Sandeepa Lakshad Wimalananda" w:date="2025-03-13T21:01:00Z" w16du:dateUtc="2025-03-13T15:31:00Z">
        <w:r w:rsidR="00303605" w:rsidRPr="00291AD2">
          <w:rPr>
            <w:rFonts w:ascii="Avenir Next" w:hAnsi="Avenir Next" w:cs="Segoe UI Historic"/>
            <w:sz w:val="24"/>
            <w:szCs w:val="24"/>
            <w:rPrChange w:id="77" w:author="Maddumage Don Sandeepa Lakshad Wimalananda" w:date="2025-03-18T14:46:00Z" w16du:dateUtc="2025-03-18T09:16:00Z">
              <w:rPr>
                <w:rFonts w:ascii="Avenir Next" w:hAnsi="Avenir Next" w:cs="Segoe UI Historic"/>
              </w:rPr>
            </w:rPrChange>
          </w:rPr>
          <w:t xml:space="preserve">, </w:t>
        </w:r>
      </w:ins>
      <w:ins w:id="78" w:author="Maddumage Don Sandeepa Lakshad Wimalananda" w:date="2025-03-13T21:02:00Z" w16du:dateUtc="2025-03-13T15:32:00Z">
        <w:r w:rsidR="00303605" w:rsidRPr="00291AD2">
          <w:rPr>
            <w:rFonts w:ascii="Avenir Next" w:hAnsi="Avenir Next" w:cs="Segoe UI Historic"/>
            <w:sz w:val="24"/>
            <w:szCs w:val="24"/>
            <w:rPrChange w:id="79" w:author="Maddumage Don Sandeepa Lakshad Wimalananda" w:date="2025-03-18T14:46:00Z" w16du:dateUtc="2025-03-18T09:16:00Z">
              <w:rPr>
                <w:rFonts w:ascii="Avenir Next" w:hAnsi="Avenir Next" w:cs="Segoe UI Historic"/>
              </w:rPr>
            </w:rPrChange>
          </w:rPr>
          <w:t xml:space="preserve">and </w:t>
        </w:r>
      </w:ins>
      <w:ins w:id="80" w:author="Maddumage Don Sandeepa Lakshad Wimalananda" w:date="2026-03-04T11:43:00Z" w16du:dateUtc="2026-03-04T06:13:00Z">
        <w:r w:rsidR="009A52CC">
          <w:rPr>
            <w:rFonts w:ascii="Avenir Next" w:hAnsi="Avenir Next" w:cs="Segoe UI Historic"/>
            <w:sz w:val="24"/>
            <w:szCs w:val="24"/>
          </w:rPr>
          <w:t xml:space="preserve">the </w:t>
        </w:r>
      </w:ins>
      <w:ins w:id="81" w:author="Maddumage Don Sandeepa Lakshad Wimalananda" w:date="2025-03-13T21:01:00Z" w16du:dateUtc="2025-03-13T15:31:00Z">
        <w:r w:rsidR="00303605" w:rsidRPr="00291AD2">
          <w:rPr>
            <w:rFonts w:ascii="Avenir Next" w:hAnsi="Avenir Next" w:cs="Segoe UI Historic"/>
            <w:sz w:val="24"/>
            <w:szCs w:val="24"/>
            <w:rPrChange w:id="82" w:author="Maddumage Don Sandeepa Lakshad Wimalananda" w:date="2025-03-18T14:46:00Z" w16du:dateUtc="2025-03-18T09:16:00Z">
              <w:rPr>
                <w:rFonts w:ascii="Avenir Next" w:hAnsi="Avenir Next" w:cs="Segoe UI Historic"/>
              </w:rPr>
            </w:rPrChange>
          </w:rPr>
          <w:t>Open University of Sri Lanka</w:t>
        </w:r>
      </w:ins>
      <w:ins w:id="83" w:author="Maddumage Don Sandeepa Lakshad Wimalananda" w:date="2025-03-13T20:51:00Z" w16du:dateUtc="2025-03-13T15:21:00Z">
        <w:r w:rsidR="007A6B39" w:rsidRPr="00291AD2">
          <w:rPr>
            <w:rFonts w:ascii="Avenir Next" w:hAnsi="Avenir Next" w:cs="Segoe UI Historic"/>
            <w:sz w:val="24"/>
            <w:szCs w:val="24"/>
            <w:rPrChange w:id="84" w:author="Maddumage Don Sandeepa Lakshad Wimalananda" w:date="2025-03-18T14:46:00Z" w16du:dateUtc="2025-03-18T09:16:00Z">
              <w:rPr>
                <w:rFonts w:ascii="Avenir Next" w:hAnsi="Avenir Next" w:cs="Segoe UI Historic"/>
              </w:rPr>
            </w:rPrChange>
          </w:rPr>
          <w:t xml:space="preserve"> </w:t>
        </w:r>
      </w:ins>
      <w:ins w:id="85" w:author="Maddumage Don Sandeepa Lakshad Wimalananda" w:date="2025-03-13T07:25:00Z" w16du:dateUtc="2025-03-13T01:55:00Z">
        <w:r w:rsidRPr="00291AD2">
          <w:rPr>
            <w:rFonts w:ascii="Avenir Next" w:hAnsi="Avenir Next" w:cs="Segoe UI Historic"/>
            <w:sz w:val="24"/>
            <w:szCs w:val="24"/>
            <w:rPrChange w:id="86" w:author="Maddumage Don Sandeepa Lakshad Wimalananda" w:date="2025-03-18T14:46:00Z" w16du:dateUtc="2025-03-18T09:16:00Z">
              <w:rPr>
                <w:rFonts w:ascii="Avenir Next" w:hAnsi="Avenir Next" w:cs="Segoe UI Historic"/>
              </w:rPr>
            </w:rPrChange>
          </w:rPr>
          <w:t>engineering</w:t>
        </w:r>
        <w:r w:rsidRPr="0087104A">
          <w:rPr>
            <w:rFonts w:ascii="Avenir Next" w:hAnsi="Avenir Next" w:cs="Segoe UI Historic"/>
            <w:sz w:val="24"/>
            <w:szCs w:val="24"/>
          </w:rPr>
          <w:t xml:space="preserve"> students</w:t>
        </w:r>
        <w:r>
          <w:rPr>
            <w:rFonts w:ascii="Avenir Next" w:hAnsi="Avenir Next" w:cs="Segoe UI Historic"/>
            <w:sz w:val="24"/>
            <w:szCs w:val="24"/>
          </w:rPr>
          <w:t xml:space="preserve"> in Sri Lanka</w:t>
        </w:r>
      </w:ins>
      <w:ins w:id="87" w:author="Maddumage Don Sandeepa Lakshad Wimalananda" w:date="2025-03-13T21:50:00Z" w16du:dateUtc="2025-03-13T16:20:00Z">
        <w:r w:rsidR="00263E60">
          <w:rPr>
            <w:rFonts w:ascii="Avenir Next" w:hAnsi="Avenir Next" w:cs="Segoe UI Historic"/>
            <w:sz w:val="24"/>
            <w:szCs w:val="24"/>
          </w:rPr>
          <w:t>.</w:t>
        </w:r>
      </w:ins>
    </w:p>
    <w:p w14:paraId="71FC7DEF" w14:textId="77777777" w:rsidR="00653C21" w:rsidRDefault="00653C21">
      <w:pPr>
        <w:pStyle w:val="NormalWeb"/>
        <w:spacing w:after="0" w:afterAutospacing="0" w:line="276" w:lineRule="auto"/>
        <w:rPr>
          <w:ins w:id="88" w:author="Maddumage Don Sandeepa Lakshad Wimalananda" w:date="2025-03-14T06:15:00Z" w16du:dateUtc="2025-03-14T00:45:00Z"/>
          <w:rFonts w:ascii="Avenir Next" w:hAnsi="Avenir Next" w:cs="Segoe UI Historic"/>
          <w:b/>
          <w:bCs/>
          <w:color w:val="2E74B5" w:themeColor="accent5" w:themeShade="BF"/>
          <w:sz w:val="28"/>
          <w:szCs w:val="28"/>
        </w:rPr>
      </w:pPr>
    </w:p>
    <w:p w14:paraId="78F9B4AB" w14:textId="679FA151" w:rsidR="00834F91" w:rsidRDefault="00E26BFE">
      <w:pPr>
        <w:pStyle w:val="NormalWeb"/>
        <w:spacing w:before="0" w:beforeAutospacing="0" w:after="0" w:afterAutospacing="0" w:line="276" w:lineRule="auto"/>
        <w:rPr>
          <w:ins w:id="89" w:author="Maddumage Don Sandeepa Lakshad Wimalananda" w:date="2025-03-14T06:16:00Z" w16du:dateUtc="2025-03-14T00:46:00Z"/>
          <w:rFonts w:ascii="Avenir Next" w:hAnsi="Avenir Next" w:cs="Segoe UI Historic"/>
          <w:b/>
          <w:bCs/>
          <w:color w:val="2E74B5" w:themeColor="accent5" w:themeShade="BF"/>
          <w:sz w:val="28"/>
          <w:szCs w:val="28"/>
        </w:rPr>
        <w:pPrChange w:id="90" w:author="Maddumage Don Sandeepa Lakshad Wimalananda" w:date="2025-03-14T06:16:00Z" w16du:dateUtc="2025-03-14T00:46:00Z">
          <w:pPr>
            <w:pStyle w:val="NormalWeb"/>
            <w:spacing w:after="0" w:afterAutospacing="0" w:line="276" w:lineRule="auto"/>
          </w:pPr>
        </w:pPrChange>
      </w:pPr>
      <w:ins w:id="91" w:author="Maddumage Don Sandeepa Lakshad Wimalananda" w:date="2025-03-13T07:25:00Z" w16du:dateUtc="2025-03-13T01:55:00Z">
        <w:r w:rsidRPr="0087104A">
          <w:rPr>
            <w:rFonts w:ascii="Avenir Next" w:hAnsi="Avenir Next" w:cs="Segoe UI Historic"/>
            <w:b/>
            <w:bCs/>
            <w:color w:val="2E74B5" w:themeColor="accent5" w:themeShade="BF"/>
            <w:sz w:val="28"/>
            <w:szCs w:val="28"/>
          </w:rPr>
          <w:t>Path to UIY</w:t>
        </w:r>
      </w:ins>
    </w:p>
    <w:p w14:paraId="6CB23346" w14:textId="77777777" w:rsidR="00653C21" w:rsidRPr="0087104A" w:rsidRDefault="00653C21">
      <w:pPr>
        <w:pStyle w:val="NormalWeb"/>
        <w:spacing w:before="0" w:beforeAutospacing="0" w:after="0" w:afterAutospacing="0" w:line="276" w:lineRule="auto"/>
        <w:rPr>
          <w:ins w:id="92" w:author="Maddumage Don Sandeepa Lakshad Wimalananda" w:date="2025-03-13T07:25:00Z" w16du:dateUtc="2025-03-13T01:55:00Z"/>
          <w:rFonts w:ascii="Avenir Next" w:hAnsi="Avenir Next" w:cs="Segoe UI Historic"/>
          <w:b/>
          <w:bCs/>
          <w:color w:val="2E74B5" w:themeColor="accent5" w:themeShade="BF"/>
          <w:sz w:val="28"/>
          <w:szCs w:val="28"/>
        </w:rPr>
        <w:pPrChange w:id="93" w:author="Maddumage Don Sandeepa Lakshad Wimalananda" w:date="2025-03-14T06:16:00Z" w16du:dateUtc="2025-03-14T00:46:00Z">
          <w:pPr>
            <w:pStyle w:val="NormalWeb"/>
          </w:pPr>
        </w:pPrChange>
      </w:pPr>
    </w:p>
    <w:p w14:paraId="214862D0" w14:textId="3CEA67B1" w:rsidR="00263E60" w:rsidRDefault="00263E60" w:rsidP="00904C4A">
      <w:pPr>
        <w:pStyle w:val="Heading3"/>
        <w:spacing w:line="276" w:lineRule="auto"/>
        <w:rPr>
          <w:ins w:id="94" w:author="Maddumage Don Sandeepa Lakshad Wimalananda" w:date="2025-03-13T21:51:00Z" w16du:dateUtc="2025-03-13T16:21:00Z"/>
          <w:rFonts w:ascii="Avenir Next" w:hAnsi="Avenir Next" w:cs="Segoe UI Historic"/>
          <w:b/>
          <w:bCs/>
          <w:i/>
          <w:iCs/>
          <w:color w:val="000000" w:themeColor="text1"/>
        </w:rPr>
      </w:pPr>
      <w:ins w:id="95" w:author="Maddumage Don Sandeepa Lakshad Wimalananda" w:date="2025-03-13T21:50:00Z" w16du:dateUtc="2025-03-13T16:20:00Z">
        <w:r w:rsidRPr="00263E60">
          <w:rPr>
            <w:rFonts w:ascii="Avenir Next" w:hAnsi="Avenir Next" w:cs="Segoe UI Historic"/>
            <w:b/>
            <w:bCs/>
            <w:i/>
            <w:iCs/>
            <w:color w:val="000000" w:themeColor="text1"/>
          </w:rPr>
          <w:t xml:space="preserve">Group Consistency </w:t>
        </w:r>
      </w:ins>
    </w:p>
    <w:p w14:paraId="70A8F697" w14:textId="66FA5443" w:rsidR="00263E60" w:rsidRPr="00653C21" w:rsidRDefault="00263E60">
      <w:pPr>
        <w:spacing w:line="276" w:lineRule="auto"/>
        <w:rPr>
          <w:ins w:id="96" w:author="Maddumage Don Sandeepa Lakshad Wimalananda" w:date="2025-03-13T21:50:00Z" w16du:dateUtc="2025-03-13T16:20:00Z"/>
          <w:rFonts w:ascii="Avenir Next" w:hAnsi="Avenir Next"/>
          <w:rPrChange w:id="97" w:author="Maddumage Don Sandeepa Lakshad Wimalananda" w:date="2025-03-14T06:15:00Z" w16du:dateUtc="2025-03-14T00:45:00Z">
            <w:rPr>
              <w:ins w:id="98" w:author="Maddumage Don Sandeepa Lakshad Wimalananda" w:date="2025-03-13T21:50:00Z" w16du:dateUtc="2025-03-13T16:20:00Z"/>
              <w:rFonts w:ascii="Avenir Next" w:hAnsi="Avenir Next" w:cs="Segoe UI Historic"/>
              <w:b/>
              <w:bCs/>
              <w:i/>
              <w:iCs/>
              <w:color w:val="000000" w:themeColor="text1"/>
            </w:rPr>
          </w:rPrChange>
        </w:rPr>
        <w:pPrChange w:id="99" w:author="Maddumage Don Sandeepa Lakshad Wimalananda" w:date="2025-03-13T22:14:00Z" w16du:dateUtc="2025-03-13T16:44:00Z">
          <w:pPr>
            <w:pStyle w:val="Heading3"/>
            <w:spacing w:line="276" w:lineRule="auto"/>
          </w:pPr>
        </w:pPrChange>
      </w:pPr>
      <w:ins w:id="100" w:author="Maddumage Don Sandeepa Lakshad Wimalananda" w:date="2025-03-13T21:51:00Z" w16du:dateUtc="2025-03-13T16:21:00Z">
        <w:r w:rsidRPr="00653C21">
          <w:rPr>
            <w:rFonts w:ascii="Avenir Next" w:hAnsi="Avenir Next"/>
            <w:sz w:val="24"/>
            <w:szCs w:val="24"/>
            <w:rPrChange w:id="101" w:author="Maddumage Don Sandeepa Lakshad Wimalananda" w:date="2025-03-14T06:15:00Z" w16du:dateUtc="2025-03-14T00:45:00Z">
              <w:rPr/>
            </w:rPrChange>
          </w:rPr>
          <w:t xml:space="preserve">UIY </w:t>
        </w:r>
      </w:ins>
      <w:ins w:id="102" w:author="Maddumage Don Sandeepa Lakshad Wimalananda" w:date="2025-03-13T21:52:00Z" w16du:dateUtc="2025-03-13T16:22:00Z">
        <w:r w:rsidRPr="00653C21">
          <w:rPr>
            <w:rFonts w:ascii="Avenir Next" w:hAnsi="Avenir Next"/>
            <w:sz w:val="24"/>
            <w:szCs w:val="24"/>
            <w:rPrChange w:id="103" w:author="Maddumage Don Sandeepa Lakshad Wimalananda" w:date="2025-03-14T06:15:00Z" w16du:dateUtc="2025-03-14T00:45:00Z">
              <w:rPr/>
            </w:rPrChange>
          </w:rPr>
          <w:t>inventors</w:t>
        </w:r>
      </w:ins>
      <w:ins w:id="104" w:author="Maddumage Don Sandeepa Lakshad Wimalananda" w:date="2025-03-13T21:51:00Z" w16du:dateUtc="2025-03-13T16:21:00Z">
        <w:r w:rsidRPr="00653C21">
          <w:rPr>
            <w:rFonts w:ascii="Avenir Next" w:hAnsi="Avenir Next"/>
            <w:sz w:val="24"/>
            <w:szCs w:val="24"/>
            <w:rPrChange w:id="105" w:author="Maddumage Don Sandeepa Lakshad Wimalananda" w:date="2025-03-14T06:15:00Z" w16du:dateUtc="2025-03-14T00:45:00Z">
              <w:rPr/>
            </w:rPrChange>
          </w:rPr>
          <w:t xml:space="preserve"> can participate </w:t>
        </w:r>
      </w:ins>
      <w:ins w:id="106" w:author="Maddumage Don Sandeepa Lakshad Wimalananda" w:date="2025-03-13T21:52:00Z" w16du:dateUtc="2025-03-13T16:22:00Z">
        <w:r w:rsidRPr="00653C21">
          <w:rPr>
            <w:rFonts w:ascii="Avenir Next" w:hAnsi="Avenir Next"/>
            <w:sz w:val="24"/>
            <w:szCs w:val="24"/>
            <w:rPrChange w:id="107" w:author="Maddumage Don Sandeepa Lakshad Wimalananda" w:date="2025-03-14T06:15:00Z" w16du:dateUtc="2025-03-14T00:45:00Z">
              <w:rPr/>
            </w:rPrChange>
          </w:rPr>
          <w:t>in</w:t>
        </w:r>
      </w:ins>
      <w:ins w:id="108" w:author="Maddumage Don Sandeepa Lakshad Wimalananda" w:date="2025-03-13T21:51:00Z" w16du:dateUtc="2025-03-13T16:21:00Z">
        <w:r w:rsidRPr="00653C21">
          <w:rPr>
            <w:rFonts w:ascii="Avenir Next" w:hAnsi="Avenir Next"/>
            <w:sz w:val="24"/>
            <w:szCs w:val="24"/>
            <w:rPrChange w:id="109" w:author="Maddumage Don Sandeepa Lakshad Wimalananda" w:date="2025-03-14T06:15:00Z" w16du:dateUtc="2025-03-14T00:45:00Z">
              <w:rPr/>
            </w:rPrChange>
          </w:rPr>
          <w:t xml:space="preserve"> group project</w:t>
        </w:r>
      </w:ins>
      <w:ins w:id="110" w:author="Maddumage Don Sandeepa Lakshad Wimalananda" w:date="2025-03-13T21:52:00Z" w16du:dateUtc="2025-03-13T16:22:00Z">
        <w:r w:rsidRPr="00653C21">
          <w:rPr>
            <w:rFonts w:ascii="Avenir Next" w:hAnsi="Avenir Next"/>
            <w:sz w:val="24"/>
            <w:szCs w:val="24"/>
            <w:rPrChange w:id="111" w:author="Maddumage Don Sandeepa Lakshad Wimalananda" w:date="2025-03-14T06:15:00Z" w16du:dateUtc="2025-03-14T00:45:00Z">
              <w:rPr/>
            </w:rPrChange>
          </w:rPr>
          <w:t>s</w:t>
        </w:r>
      </w:ins>
      <w:ins w:id="112" w:author="Maddumage Don Sandeepa Lakshad Wimalananda" w:date="2025-03-13T21:51:00Z" w16du:dateUtc="2025-03-13T16:21:00Z">
        <w:r w:rsidRPr="00653C21">
          <w:rPr>
            <w:rFonts w:ascii="Avenir Next" w:hAnsi="Avenir Next"/>
            <w:sz w:val="24"/>
            <w:szCs w:val="24"/>
            <w:rPrChange w:id="113" w:author="Maddumage Don Sandeepa Lakshad Wimalananda" w:date="2025-03-14T06:15:00Z" w16du:dateUtc="2025-03-14T00:45:00Z">
              <w:rPr/>
            </w:rPrChange>
          </w:rPr>
          <w:t xml:space="preserve"> with </w:t>
        </w:r>
      </w:ins>
      <w:ins w:id="114" w:author="Maddumage Don Sandeepa Lakshad Wimalananda" w:date="2025-03-13T21:52:00Z" w16du:dateUtc="2025-03-13T16:22:00Z">
        <w:r w:rsidRPr="00653C21">
          <w:rPr>
            <w:rFonts w:ascii="Avenir Next" w:hAnsi="Avenir Next"/>
            <w:sz w:val="24"/>
            <w:szCs w:val="24"/>
            <w:rPrChange w:id="115" w:author="Maddumage Don Sandeepa Lakshad Wimalananda" w:date="2025-03-14T06:15:00Z" w16du:dateUtc="2025-03-14T00:45:00Z">
              <w:rPr/>
            </w:rPrChange>
          </w:rPr>
          <w:t>a maximum</w:t>
        </w:r>
      </w:ins>
      <w:ins w:id="116" w:author="Maddumage Don Sandeepa Lakshad Wimalananda" w:date="2025-03-13T21:51:00Z" w16du:dateUtc="2025-03-13T16:21:00Z">
        <w:r w:rsidRPr="00653C21">
          <w:rPr>
            <w:rFonts w:ascii="Avenir Next" w:hAnsi="Avenir Next"/>
            <w:sz w:val="24"/>
            <w:szCs w:val="24"/>
            <w:rPrChange w:id="117" w:author="Maddumage Don Sandeepa Lakshad Wimalananda" w:date="2025-03-14T06:15:00Z" w16du:dateUtc="2025-03-14T00:45:00Z">
              <w:rPr/>
            </w:rPrChange>
          </w:rPr>
          <w:t xml:space="preserve"> of 6 members</w:t>
        </w:r>
      </w:ins>
      <w:ins w:id="118" w:author="Maddumage Don Sandeepa Lakshad Wimalananda" w:date="2025-03-13T21:52:00Z" w16du:dateUtc="2025-03-13T16:22:00Z">
        <w:r w:rsidRPr="00653C21">
          <w:rPr>
            <w:rFonts w:ascii="Avenir Next" w:hAnsi="Avenir Next"/>
            <w:sz w:val="24"/>
            <w:szCs w:val="24"/>
            <w:rPrChange w:id="119" w:author="Maddumage Don Sandeepa Lakshad Wimalananda" w:date="2025-03-14T06:15:00Z" w16du:dateUtc="2025-03-14T00:45:00Z">
              <w:rPr/>
            </w:rPrChange>
          </w:rPr>
          <w:t>.</w:t>
        </w:r>
      </w:ins>
    </w:p>
    <w:p w14:paraId="662F2368" w14:textId="517C1BEE" w:rsidR="00E26BFE" w:rsidRPr="00E26BFE" w:rsidRDefault="00E26BFE" w:rsidP="00904C4A">
      <w:pPr>
        <w:pStyle w:val="Heading3"/>
        <w:spacing w:line="276" w:lineRule="auto"/>
        <w:rPr>
          <w:ins w:id="120" w:author="Maddumage Don Sandeepa Lakshad Wimalananda" w:date="2025-03-13T07:25:00Z" w16du:dateUtc="2025-03-13T01:55:00Z"/>
          <w:rFonts w:ascii="Avenir Next" w:hAnsi="Avenir Next" w:cs="Segoe UI Historic"/>
          <w:b/>
          <w:bCs/>
          <w:i/>
          <w:iCs/>
          <w:color w:val="000000" w:themeColor="text1"/>
          <w:rPrChange w:id="121" w:author="Maddumage Don Sandeepa Lakshad Wimalananda" w:date="2025-03-13T07:40:00Z" w16du:dateUtc="2025-03-13T02:10:00Z">
            <w:rPr>
              <w:ins w:id="122" w:author="Maddumage Don Sandeepa Lakshad Wimalananda" w:date="2025-03-13T07:25:00Z" w16du:dateUtc="2025-03-13T01:55:00Z"/>
              <w:rFonts w:ascii="Avenir Next" w:hAnsi="Avenir Next" w:cs="Segoe UI Historic"/>
              <w:b/>
              <w:bCs/>
              <w:color w:val="2E74B5" w:themeColor="accent5" w:themeShade="BF"/>
              <w:sz w:val="26"/>
              <w:szCs w:val="26"/>
            </w:rPr>
          </w:rPrChange>
        </w:rPr>
      </w:pPr>
      <w:ins w:id="123" w:author="Maddumage Don Sandeepa Lakshad Wimalananda" w:date="2025-03-13T07:25:00Z" w16du:dateUtc="2025-03-13T01:55:00Z">
        <w:r w:rsidRPr="00E26BFE">
          <w:rPr>
            <w:rFonts w:ascii="Avenir Next" w:hAnsi="Avenir Next" w:cs="Segoe UI Historic"/>
            <w:b/>
            <w:bCs/>
            <w:i/>
            <w:iCs/>
            <w:color w:val="000000" w:themeColor="text1"/>
            <w:rPrChange w:id="124" w:author="Maddumage Don Sandeepa Lakshad Wimalananda" w:date="2025-03-13T07:40:00Z" w16du:dateUtc="2025-03-13T02:10:00Z">
              <w:rPr>
                <w:rFonts w:ascii="Avenir Next" w:hAnsi="Avenir Next" w:cs="Segoe UI Historic"/>
                <w:b/>
                <w:bCs/>
                <w:color w:val="2E74B5" w:themeColor="accent5" w:themeShade="BF"/>
                <w:sz w:val="26"/>
                <w:szCs w:val="26"/>
              </w:rPr>
            </w:rPrChange>
          </w:rPr>
          <w:lastRenderedPageBreak/>
          <w:t>Application Process</w:t>
        </w:r>
      </w:ins>
    </w:p>
    <w:p w14:paraId="396E3934" w14:textId="7149D331" w:rsidR="00E26BFE" w:rsidRPr="002E488D" w:rsidRDefault="00E26BFE">
      <w:pPr>
        <w:spacing w:after="0" w:line="276" w:lineRule="auto"/>
        <w:jc w:val="both"/>
        <w:rPr>
          <w:ins w:id="125" w:author="Maddumage Don Sandeepa Lakshad Wimalananda" w:date="2025-03-13T07:25:00Z" w16du:dateUtc="2025-03-13T01:55:00Z"/>
          <w:rFonts w:ascii="Avenir Next" w:hAnsi="Avenir Next" w:cs="Segoe UI Historic"/>
          <w:color w:val="000000" w:themeColor="text1"/>
          <w:sz w:val="24"/>
          <w:szCs w:val="24"/>
          <w:rPrChange w:id="126" w:author="Maddumage Don Sandeepa Lakshad Wimalananda" w:date="2026-02-18T08:36:00Z" w16du:dateUtc="2026-02-18T03:06:00Z">
            <w:rPr>
              <w:ins w:id="127" w:author="Maddumage Don Sandeepa Lakshad Wimalananda" w:date="2025-03-13T07:25:00Z" w16du:dateUtc="2025-03-13T01:55:00Z"/>
              <w:rFonts w:ascii="Avenir Next" w:hAnsi="Avenir Next" w:cs="Segoe UI Historic"/>
              <w:sz w:val="24"/>
              <w:szCs w:val="24"/>
            </w:rPr>
          </w:rPrChange>
        </w:rPr>
        <w:pPrChange w:id="128" w:author="Maddumage Don Sandeepa Lakshad Wimalananda" w:date="2025-03-20T09:06:00Z" w16du:dateUtc="2025-03-20T03:36:00Z">
          <w:pPr>
            <w:spacing w:line="276" w:lineRule="auto"/>
            <w:jc w:val="both"/>
          </w:pPr>
        </w:pPrChange>
      </w:pPr>
      <w:ins w:id="129" w:author="Maddumage Don Sandeepa Lakshad Wimalananda" w:date="2025-03-13T07:25:00Z" w16du:dateUtc="2025-03-13T01:55:00Z">
        <w:r w:rsidRPr="0087104A">
          <w:rPr>
            <w:rFonts w:ascii="Avenir Next" w:hAnsi="Avenir Next" w:cs="Segoe UI Historic"/>
            <w:sz w:val="24"/>
            <w:szCs w:val="24"/>
          </w:rPr>
          <w:t xml:space="preserve">To be eligible for participation, students must be registered undergraduates of one of the </w:t>
        </w:r>
        <w:r w:rsidRPr="002E488D">
          <w:rPr>
            <w:rFonts w:ascii="Avenir Next" w:hAnsi="Avenir Next" w:cs="Segoe UI Historic"/>
            <w:color w:val="000000" w:themeColor="text1"/>
            <w:sz w:val="24"/>
            <w:szCs w:val="24"/>
            <w:rPrChange w:id="130" w:author="Maddumage Don Sandeepa Lakshad Wimalananda" w:date="2026-02-18T08:36:00Z" w16du:dateUtc="2026-02-18T03:06:00Z">
              <w:rPr>
                <w:rFonts w:ascii="Avenir Next" w:hAnsi="Avenir Next" w:cs="Segoe UI Historic"/>
                <w:sz w:val="24"/>
                <w:szCs w:val="24"/>
              </w:rPr>
            </w:rPrChange>
          </w:rPr>
          <w:t xml:space="preserve">universities </w:t>
        </w:r>
      </w:ins>
      <w:ins w:id="131" w:author="Maddumage Don Sandeepa Lakshad Wimalananda" w:date="2025-03-20T08:57:00Z" w16du:dateUtc="2025-03-20T03:27:00Z">
        <w:r w:rsidR="00361885" w:rsidRPr="002E488D">
          <w:rPr>
            <w:rFonts w:ascii="Avenir Next" w:hAnsi="Avenir Next" w:cs="Segoe UI Historic"/>
            <w:color w:val="000000" w:themeColor="text1"/>
            <w:sz w:val="24"/>
            <w:szCs w:val="24"/>
            <w:rPrChange w:id="132" w:author="Maddumage Don Sandeepa Lakshad Wimalananda" w:date="2026-02-18T08:36:00Z" w16du:dateUtc="2026-02-18T03:06:00Z">
              <w:rPr>
                <w:rFonts w:ascii="Avenir Next" w:hAnsi="Avenir Next" w:cs="Segoe UI Historic"/>
                <w:sz w:val="24"/>
                <w:szCs w:val="24"/>
              </w:rPr>
            </w:rPrChange>
          </w:rPr>
          <w:t xml:space="preserve">mentioned under the </w:t>
        </w:r>
      </w:ins>
      <w:ins w:id="133" w:author="Maddumage Don Sandeepa Lakshad Wimalananda" w:date="2025-03-20T09:01:00Z" w16du:dateUtc="2025-03-20T03:31:00Z">
        <w:r w:rsidR="00361885" w:rsidRPr="002E488D">
          <w:rPr>
            <w:rFonts w:ascii="Avenir Next" w:hAnsi="Avenir Next" w:cs="Segoe UI Historic"/>
            <w:color w:val="000000" w:themeColor="text1"/>
            <w:sz w:val="24"/>
            <w:szCs w:val="24"/>
            <w:rPrChange w:id="134" w:author="Maddumage Don Sandeepa Lakshad Wimalananda" w:date="2026-02-18T08:36:00Z" w16du:dateUtc="2026-02-18T03:06:00Z">
              <w:rPr>
                <w:rFonts w:ascii="Avenir Next" w:hAnsi="Avenir Next" w:cs="Segoe UI Historic"/>
                <w:sz w:val="24"/>
                <w:szCs w:val="24"/>
              </w:rPr>
            </w:rPrChange>
          </w:rPr>
          <w:t>“</w:t>
        </w:r>
      </w:ins>
      <w:ins w:id="135" w:author="Maddumage Don Sandeepa Lakshad Wimalananda" w:date="2025-03-20T09:00:00Z" w16du:dateUtc="2025-03-20T03:30:00Z">
        <w:r w:rsidR="00361885" w:rsidRPr="002E488D">
          <w:rPr>
            <w:rFonts w:ascii="Avenir Next" w:hAnsi="Avenir Next" w:cs="Segoe UI Historic"/>
            <w:color w:val="000000" w:themeColor="text1"/>
            <w:sz w:val="24"/>
            <w:szCs w:val="24"/>
            <w:rPrChange w:id="136" w:author="Maddumage Don Sandeepa Lakshad Wimalananda" w:date="2026-02-18T08:36:00Z" w16du:dateUtc="2026-02-18T03:06:00Z">
              <w:rPr>
                <w:rFonts w:ascii="Avenir Next" w:hAnsi="Avenir Next" w:cs="Segoe UI Historic"/>
                <w:sz w:val="24"/>
                <w:szCs w:val="24"/>
              </w:rPr>
            </w:rPrChange>
          </w:rPr>
          <w:t>E</w:t>
        </w:r>
      </w:ins>
      <w:ins w:id="137" w:author="Maddumage Don Sandeepa Lakshad Wimalananda" w:date="2025-03-20T08:57:00Z" w16du:dateUtc="2025-03-20T03:27:00Z">
        <w:r w:rsidR="00361885" w:rsidRPr="002E488D">
          <w:rPr>
            <w:rFonts w:ascii="Avenir Next" w:hAnsi="Avenir Next" w:cs="Segoe UI Historic"/>
            <w:color w:val="000000" w:themeColor="text1"/>
            <w:sz w:val="24"/>
            <w:szCs w:val="24"/>
            <w:rPrChange w:id="138" w:author="Maddumage Don Sandeepa Lakshad Wimalananda" w:date="2026-02-18T08:36:00Z" w16du:dateUtc="2026-02-18T03:06:00Z">
              <w:rPr>
                <w:rFonts w:ascii="Avenir Next" w:hAnsi="Avenir Next" w:cs="Segoe UI Historic"/>
                <w:sz w:val="24"/>
                <w:szCs w:val="24"/>
              </w:rPr>
            </w:rPrChange>
          </w:rPr>
          <w:t>ligibility</w:t>
        </w:r>
      </w:ins>
      <w:ins w:id="139" w:author="Maddumage Don Sandeepa Lakshad Wimalananda" w:date="2025-03-20T09:01:00Z" w16du:dateUtc="2025-03-20T03:31:00Z">
        <w:r w:rsidR="00361885" w:rsidRPr="002E488D">
          <w:rPr>
            <w:rFonts w:ascii="Avenir Next" w:hAnsi="Avenir Next" w:cs="Segoe UI Historic"/>
            <w:color w:val="000000" w:themeColor="text1"/>
            <w:sz w:val="24"/>
            <w:szCs w:val="24"/>
            <w:rPrChange w:id="140" w:author="Maddumage Don Sandeepa Lakshad Wimalananda" w:date="2026-02-18T08:36:00Z" w16du:dateUtc="2026-02-18T03:06:00Z">
              <w:rPr>
                <w:rFonts w:ascii="Avenir Next" w:hAnsi="Avenir Next" w:cs="Segoe UI Historic"/>
                <w:sz w:val="24"/>
                <w:szCs w:val="24"/>
              </w:rPr>
            </w:rPrChange>
          </w:rPr>
          <w:t>”</w:t>
        </w:r>
      </w:ins>
      <w:ins w:id="141" w:author="Maddumage Don Sandeepa Lakshad Wimalananda" w:date="2025-03-20T08:57:00Z" w16du:dateUtc="2025-03-20T03:27:00Z">
        <w:r w:rsidR="00361885" w:rsidRPr="002E488D">
          <w:rPr>
            <w:rFonts w:ascii="Avenir Next" w:hAnsi="Avenir Next" w:cs="Segoe UI Historic"/>
            <w:color w:val="000000" w:themeColor="text1"/>
            <w:sz w:val="24"/>
            <w:szCs w:val="24"/>
            <w:rPrChange w:id="142" w:author="Maddumage Don Sandeepa Lakshad Wimalananda" w:date="2026-02-18T08:36:00Z" w16du:dateUtc="2026-02-18T03:06:00Z">
              <w:rPr>
                <w:rFonts w:ascii="Avenir Next" w:hAnsi="Avenir Next" w:cs="Segoe UI Historic"/>
                <w:sz w:val="24"/>
                <w:szCs w:val="24"/>
              </w:rPr>
            </w:rPrChange>
          </w:rPr>
          <w:t xml:space="preserve"> </w:t>
        </w:r>
      </w:ins>
      <w:ins w:id="143" w:author="Maddumage Don Sandeepa Lakshad Wimalananda" w:date="2025-03-20T09:01:00Z" w16du:dateUtc="2025-03-20T03:31:00Z">
        <w:r w:rsidR="00361885" w:rsidRPr="002E488D">
          <w:rPr>
            <w:rFonts w:ascii="Avenir Next" w:hAnsi="Avenir Next" w:cs="Segoe UI Historic"/>
            <w:color w:val="000000" w:themeColor="text1"/>
            <w:sz w:val="24"/>
            <w:szCs w:val="24"/>
            <w:rPrChange w:id="144" w:author="Maddumage Don Sandeepa Lakshad Wimalananda" w:date="2026-02-18T08:36:00Z" w16du:dateUtc="2026-02-18T03:06:00Z">
              <w:rPr>
                <w:rFonts w:ascii="Avenir Next" w:hAnsi="Avenir Next" w:cs="Segoe UI Historic"/>
                <w:sz w:val="24"/>
                <w:szCs w:val="24"/>
              </w:rPr>
            </w:rPrChange>
          </w:rPr>
          <w:t>title</w:t>
        </w:r>
      </w:ins>
      <w:ins w:id="145" w:author="Maddumage Don Sandeepa Lakshad Wimalananda" w:date="2026-02-18T08:35:00Z" w16du:dateUtc="2026-02-18T03:05:00Z">
        <w:r w:rsidR="002E488D" w:rsidRPr="002E488D">
          <w:rPr>
            <w:rFonts w:ascii="Avenir Next" w:hAnsi="Avenir Next" w:cs="Segoe UI Historic"/>
            <w:color w:val="000000" w:themeColor="text1"/>
            <w:sz w:val="24"/>
            <w:szCs w:val="24"/>
            <w:rPrChange w:id="146" w:author="Maddumage Don Sandeepa Lakshad Wimalananda" w:date="2026-02-18T08:36:00Z" w16du:dateUtc="2026-02-18T03:06:00Z">
              <w:rPr>
                <w:rFonts w:ascii="Avenir Next" w:hAnsi="Avenir Next" w:cs="Segoe UI Historic"/>
                <w:sz w:val="24"/>
                <w:szCs w:val="24"/>
              </w:rPr>
            </w:rPrChange>
          </w:rPr>
          <w:t xml:space="preserve">. </w:t>
        </w:r>
      </w:ins>
      <w:ins w:id="147" w:author="Maddumage Don Sandeepa Lakshad Wimalananda" w:date="2025-05-26T17:24:00Z" w16du:dateUtc="2025-05-26T11:54:00Z">
        <w:r w:rsidR="00DF6BBE" w:rsidRPr="002E488D">
          <w:rPr>
            <w:rFonts w:ascii="Avenir Next" w:hAnsi="Avenir Next"/>
            <w:color w:val="000000" w:themeColor="text1"/>
            <w:sz w:val="24"/>
            <w:szCs w:val="24"/>
            <w:rPrChange w:id="148" w:author="Maddumage Don Sandeepa Lakshad Wimalananda" w:date="2026-02-18T08:36:00Z" w16du:dateUtc="2026-02-18T03:06:00Z">
              <w:rPr>
                <w:rFonts w:ascii="-webkit-standard" w:hAnsi="-webkit-standard"/>
                <w:color w:val="000000"/>
                <w:sz w:val="27"/>
                <w:szCs w:val="27"/>
              </w:rPr>
            </w:rPrChange>
          </w:rPr>
          <w:t xml:space="preserve">Undergraduates who have already completed their degree may apply for UIY, provided that the degree’s effective date has not exceeded six months as of </w:t>
        </w:r>
        <w:r w:rsidR="00DF6BBE" w:rsidRPr="00C84429">
          <w:rPr>
            <w:rFonts w:ascii="Avenir Next" w:hAnsi="Avenir Next"/>
            <w:color w:val="EE0000"/>
            <w:sz w:val="24"/>
            <w:szCs w:val="24"/>
            <w:rPrChange w:id="149" w:author="Maddumage Don Sandeepa Lakshad Wimalananda" w:date="2026-02-24T18:22:00Z" w16du:dateUtc="2026-02-24T12:52:00Z">
              <w:rPr>
                <w:rFonts w:ascii="-webkit-standard" w:hAnsi="-webkit-standard"/>
                <w:color w:val="000000"/>
                <w:sz w:val="27"/>
                <w:szCs w:val="27"/>
              </w:rPr>
            </w:rPrChange>
          </w:rPr>
          <w:t>July 31, 202</w:t>
        </w:r>
      </w:ins>
      <w:ins w:id="150" w:author="Maddumage Don Sandeepa Lakshad Wimalananda" w:date="2026-02-18T08:35:00Z" w16du:dateUtc="2026-02-18T03:05:00Z">
        <w:r w:rsidR="002E488D" w:rsidRPr="00C84429">
          <w:rPr>
            <w:rFonts w:ascii="Avenir Next" w:hAnsi="Avenir Next"/>
            <w:color w:val="EE0000"/>
            <w:sz w:val="24"/>
            <w:szCs w:val="24"/>
          </w:rPr>
          <w:t>6</w:t>
        </w:r>
      </w:ins>
      <w:ins w:id="151" w:author="Maddumage Don Sandeepa Lakshad Wimalananda" w:date="2025-05-26T17:24:00Z" w16du:dateUtc="2025-05-26T11:54:00Z">
        <w:r w:rsidR="00DF6BBE" w:rsidRPr="002E488D">
          <w:rPr>
            <w:rFonts w:ascii="Avenir Next" w:hAnsi="Avenir Next"/>
            <w:color w:val="000000" w:themeColor="text1"/>
            <w:sz w:val="24"/>
            <w:szCs w:val="24"/>
            <w:rPrChange w:id="152" w:author="Maddumage Don Sandeepa Lakshad Wimalananda" w:date="2026-02-18T08:36:00Z" w16du:dateUtc="2026-02-18T03:06:00Z">
              <w:rPr>
                <w:rFonts w:ascii="-webkit-standard" w:hAnsi="-webkit-standard"/>
                <w:color w:val="000000"/>
                <w:sz w:val="27"/>
                <w:szCs w:val="27"/>
              </w:rPr>
            </w:rPrChange>
          </w:rPr>
          <w:t>.</w:t>
        </w:r>
      </w:ins>
    </w:p>
    <w:p w14:paraId="3A7254FC" w14:textId="0B353752" w:rsidR="00A56DFF" w:rsidRPr="002E488D" w:rsidRDefault="00E26BFE">
      <w:pPr>
        <w:pStyle w:val="p1"/>
        <w:jc w:val="both"/>
        <w:rPr>
          <w:ins w:id="153" w:author="Maddumage Don Sandeepa Lakshad Wimalananda" w:date="2025-03-13T21:54:00Z" w16du:dateUtc="2025-03-13T16:24:00Z"/>
          <w:color w:val="000000" w:themeColor="text1"/>
          <w:rPrChange w:id="154" w:author="Maddumage Don Sandeepa Lakshad Wimalananda" w:date="2026-02-18T08:36:00Z" w16du:dateUtc="2026-02-18T03:06:00Z">
            <w:rPr>
              <w:ins w:id="155" w:author="Maddumage Don Sandeepa Lakshad Wimalananda" w:date="2025-03-13T21:54:00Z" w16du:dateUtc="2025-03-13T16:24:00Z"/>
              <w:rFonts w:ascii="Avenir Next" w:hAnsi="Avenir Next" w:cs="Segoe UI Historic"/>
              <w:sz w:val="24"/>
              <w:szCs w:val="24"/>
            </w:rPr>
          </w:rPrChange>
        </w:rPr>
        <w:pPrChange w:id="156" w:author="Maddumage Don Sandeepa Lakshad Wimalananda" w:date="2025-03-20T09:06:00Z" w16du:dateUtc="2025-03-20T03:36:00Z">
          <w:pPr>
            <w:spacing w:after="0" w:line="276" w:lineRule="auto"/>
            <w:jc w:val="both"/>
          </w:pPr>
        </w:pPrChange>
      </w:pPr>
      <w:ins w:id="157" w:author="Maddumage Don Sandeepa Lakshad Wimalananda" w:date="2025-03-13T07:25:00Z" w16du:dateUtc="2025-03-13T01:55:00Z">
        <w:r w:rsidRPr="002E488D">
          <w:rPr>
            <w:rFonts w:ascii="Avenir Next" w:hAnsi="Avenir Next" w:cs="Segoe UI Historic"/>
            <w:color w:val="000000" w:themeColor="text1"/>
            <w:sz w:val="24"/>
            <w:szCs w:val="24"/>
            <w:rPrChange w:id="158" w:author="Maddumage Don Sandeepa Lakshad Wimalananda" w:date="2026-02-18T08:36:00Z" w16du:dateUtc="2026-02-18T03:06:00Z">
              <w:rPr>
                <w:rFonts w:ascii="Avenir Next" w:hAnsi="Avenir Next" w:cs="Segoe UI Historic"/>
                <w:sz w:val="24"/>
                <w:szCs w:val="24"/>
              </w:rPr>
            </w:rPrChange>
          </w:rPr>
          <w:t xml:space="preserve">Interested </w:t>
        </w:r>
      </w:ins>
      <w:ins w:id="159" w:author="Maddumage Don Sandeepa Lakshad Wimalananda" w:date="2025-03-20T08:58:00Z" w16du:dateUtc="2025-03-20T03:28:00Z">
        <w:r w:rsidR="00361885" w:rsidRPr="002E488D">
          <w:rPr>
            <w:rFonts w:ascii="Avenir Next" w:hAnsi="Avenir Next" w:cs="Segoe UI Historic"/>
            <w:color w:val="000000" w:themeColor="text1"/>
            <w:sz w:val="24"/>
            <w:szCs w:val="24"/>
            <w:rPrChange w:id="160" w:author="Maddumage Don Sandeepa Lakshad Wimalananda" w:date="2026-02-18T08:36:00Z" w16du:dateUtc="2026-02-18T03:06:00Z">
              <w:rPr>
                <w:rFonts w:ascii="Avenir Next" w:hAnsi="Avenir Next" w:cs="Segoe UI Historic"/>
                <w:sz w:val="24"/>
                <w:szCs w:val="24"/>
              </w:rPr>
            </w:rPrChange>
          </w:rPr>
          <w:t>applicants</w:t>
        </w:r>
      </w:ins>
      <w:ins w:id="161" w:author="Maddumage Don Sandeepa Lakshad Wimalananda" w:date="2025-03-13T07:25:00Z" w16du:dateUtc="2025-03-13T01:55:00Z">
        <w:r w:rsidRPr="002E488D">
          <w:rPr>
            <w:rFonts w:ascii="Avenir Next" w:hAnsi="Avenir Next" w:cs="Segoe UI Historic"/>
            <w:color w:val="000000" w:themeColor="text1"/>
            <w:sz w:val="24"/>
            <w:szCs w:val="24"/>
            <w:rPrChange w:id="162" w:author="Maddumage Don Sandeepa Lakshad Wimalananda" w:date="2026-02-18T08:36:00Z" w16du:dateUtc="2026-02-18T03:06:00Z">
              <w:rPr>
                <w:rFonts w:ascii="Avenir Next" w:hAnsi="Avenir Next" w:cs="Segoe UI Historic"/>
                <w:sz w:val="24"/>
                <w:szCs w:val="24"/>
              </w:rPr>
            </w:rPrChange>
          </w:rPr>
          <w:t xml:space="preserve"> must submit their </w:t>
        </w:r>
      </w:ins>
      <w:ins w:id="163" w:author="Maddumage Don Sandeepa Lakshad Wimalananda" w:date="2025-03-20T08:58:00Z" w16du:dateUtc="2025-03-20T03:28:00Z">
        <w:r w:rsidR="00361885" w:rsidRPr="002E488D">
          <w:rPr>
            <w:rFonts w:ascii="Avenir Next" w:hAnsi="Avenir Next" w:cs="Segoe UI Historic"/>
            <w:color w:val="000000" w:themeColor="text1"/>
            <w:sz w:val="24"/>
            <w:szCs w:val="24"/>
            <w:rPrChange w:id="164" w:author="Maddumage Don Sandeepa Lakshad Wimalananda" w:date="2026-02-18T08:36:00Z" w16du:dateUtc="2026-02-18T03:06:00Z">
              <w:rPr>
                <w:rFonts w:ascii="Avenir Next" w:hAnsi="Avenir Next" w:cs="Segoe UI Historic"/>
                <w:sz w:val="24"/>
                <w:szCs w:val="24"/>
              </w:rPr>
            </w:rPrChange>
          </w:rPr>
          <w:t>applications</w:t>
        </w:r>
      </w:ins>
      <w:ins w:id="165" w:author="Maddumage Don Sandeepa Lakshad Wimalananda" w:date="2025-03-13T07:25:00Z" w16du:dateUtc="2025-03-13T01:55:00Z">
        <w:r w:rsidRPr="002E488D">
          <w:rPr>
            <w:rFonts w:ascii="Avenir Next" w:hAnsi="Avenir Next" w:cs="Segoe UI Historic"/>
            <w:color w:val="000000" w:themeColor="text1"/>
            <w:sz w:val="24"/>
            <w:szCs w:val="24"/>
            <w:rPrChange w:id="166" w:author="Maddumage Don Sandeepa Lakshad Wimalananda" w:date="2026-02-18T08:36:00Z" w16du:dateUtc="2026-02-18T03:06:00Z">
              <w:rPr>
                <w:rFonts w:ascii="Avenir Next" w:hAnsi="Avenir Next" w:cs="Segoe UI Historic"/>
                <w:sz w:val="24"/>
                <w:szCs w:val="24"/>
              </w:rPr>
            </w:rPrChange>
          </w:rPr>
          <w:t xml:space="preserve"> </w:t>
        </w:r>
      </w:ins>
      <w:ins w:id="167" w:author="Maddumage Don Sandeepa Lakshad Wimalananda" w:date="2025-03-20T09:04:00Z" w16du:dateUtc="2025-03-20T03:34:00Z">
        <w:r w:rsidR="00C849BA" w:rsidRPr="002E488D">
          <w:rPr>
            <w:rFonts w:ascii="Avenir Next" w:hAnsi="Avenir Next" w:cs="Segoe UI Historic"/>
            <w:color w:val="000000" w:themeColor="text1"/>
            <w:sz w:val="24"/>
            <w:szCs w:val="24"/>
            <w:rPrChange w:id="168" w:author="Maddumage Don Sandeepa Lakshad Wimalananda" w:date="2026-02-18T08:36:00Z" w16du:dateUtc="2026-02-18T03:06:00Z">
              <w:rPr>
                <w:rFonts w:ascii="Avenir Next" w:hAnsi="Avenir Next" w:cs="Segoe UI Historic"/>
                <w:sz w:val="24"/>
                <w:szCs w:val="24"/>
              </w:rPr>
            </w:rPrChange>
          </w:rPr>
          <w:t xml:space="preserve">through the </w:t>
        </w:r>
      </w:ins>
      <w:ins w:id="169" w:author="Maddumage Don Sandeepa Lakshad Wimalananda" w:date="2025-03-13T07:25:00Z" w16du:dateUtc="2025-03-13T01:55:00Z">
        <w:r w:rsidRPr="002E488D">
          <w:rPr>
            <w:rFonts w:ascii="Avenir Next" w:hAnsi="Avenir Next" w:cs="Segoe UI Historic"/>
            <w:color w:val="000000" w:themeColor="text1"/>
            <w:sz w:val="24"/>
            <w:szCs w:val="24"/>
            <w:rPrChange w:id="170" w:author="Maddumage Don Sandeepa Lakshad Wimalananda" w:date="2026-02-18T08:36:00Z" w16du:dateUtc="2026-02-18T03:06:00Z">
              <w:rPr>
                <w:rFonts w:ascii="Avenir Next" w:hAnsi="Avenir Next" w:cs="Segoe UI Historic"/>
                <w:sz w:val="24"/>
                <w:szCs w:val="24"/>
              </w:rPr>
            </w:rPrChange>
          </w:rPr>
          <w:t>IESL</w:t>
        </w:r>
      </w:ins>
      <w:ins w:id="171" w:author="Maddumage Don Sandeepa Lakshad Wimalananda" w:date="2025-03-20T09:04:00Z" w16du:dateUtc="2025-03-20T03:34:00Z">
        <w:r w:rsidR="00C849BA" w:rsidRPr="002E488D">
          <w:rPr>
            <w:rFonts w:ascii="Avenir Next" w:hAnsi="Avenir Next" w:cs="Segoe UI Historic"/>
            <w:color w:val="000000" w:themeColor="text1"/>
            <w:sz w:val="24"/>
            <w:szCs w:val="24"/>
            <w:rPrChange w:id="172" w:author="Maddumage Don Sandeepa Lakshad Wimalananda" w:date="2026-02-18T08:36:00Z" w16du:dateUtc="2026-02-18T03:06:00Z">
              <w:rPr>
                <w:rFonts w:ascii="Avenir Next" w:hAnsi="Avenir Next" w:cs="Segoe UI Historic"/>
                <w:sz w:val="24"/>
                <w:szCs w:val="24"/>
              </w:rPr>
            </w:rPrChange>
          </w:rPr>
          <w:t>-UIY</w:t>
        </w:r>
      </w:ins>
      <w:ins w:id="173" w:author="Maddumage Don Sandeepa Lakshad Wimalananda" w:date="2025-03-13T07:25:00Z" w16du:dateUtc="2025-03-13T01:55:00Z">
        <w:r w:rsidRPr="002E488D">
          <w:rPr>
            <w:rFonts w:ascii="Avenir Next" w:hAnsi="Avenir Next" w:cs="Segoe UI Historic"/>
            <w:color w:val="000000" w:themeColor="text1"/>
            <w:sz w:val="24"/>
            <w:szCs w:val="24"/>
            <w:rPrChange w:id="174" w:author="Maddumage Don Sandeepa Lakshad Wimalananda" w:date="2026-02-18T08:36:00Z" w16du:dateUtc="2026-02-18T03:06:00Z">
              <w:rPr>
                <w:rFonts w:ascii="Avenir Next" w:hAnsi="Avenir Next" w:cs="Segoe UI Historic"/>
                <w:sz w:val="24"/>
                <w:szCs w:val="24"/>
              </w:rPr>
            </w:rPrChange>
          </w:rPr>
          <w:t xml:space="preserve"> </w:t>
        </w:r>
      </w:ins>
      <w:ins w:id="175" w:author="Maddumage Don Sandeepa Lakshad Wimalananda" w:date="2025-03-20T09:04:00Z" w16du:dateUtc="2025-03-20T03:34:00Z">
        <w:r w:rsidR="00C849BA" w:rsidRPr="002E488D">
          <w:rPr>
            <w:rFonts w:ascii="Avenir Next" w:hAnsi="Avenir Next" w:cs="Segoe UI Historic"/>
            <w:color w:val="000000" w:themeColor="text1"/>
            <w:sz w:val="24"/>
            <w:szCs w:val="24"/>
            <w:rPrChange w:id="176" w:author="Maddumage Don Sandeepa Lakshad Wimalananda" w:date="2026-02-18T08:36:00Z" w16du:dateUtc="2026-02-18T03:06:00Z">
              <w:rPr>
                <w:rFonts w:ascii="Avenir Next" w:hAnsi="Avenir Next" w:cs="Segoe UI Historic"/>
                <w:sz w:val="24"/>
                <w:szCs w:val="24"/>
              </w:rPr>
            </w:rPrChange>
          </w:rPr>
          <w:t>website (</w:t>
        </w:r>
        <w:r w:rsidR="00C849BA" w:rsidRPr="002E488D">
          <w:rPr>
            <w:rFonts w:ascii="Avenir Next" w:hAnsi="Avenir Next"/>
            <w:color w:val="000000" w:themeColor="text1"/>
            <w:sz w:val="24"/>
            <w:szCs w:val="24"/>
            <w:rPrChange w:id="177" w:author="Maddumage Don Sandeepa Lakshad Wimalananda" w:date="2026-02-18T08:36:00Z" w16du:dateUtc="2026-02-18T03:06:00Z">
              <w:rPr>
                <w:color w:val="2B7EC4"/>
              </w:rPr>
            </w:rPrChange>
          </w:rPr>
          <w:t>https://uiy.iesl.lk</w:t>
        </w:r>
        <w:r w:rsidR="00C849BA" w:rsidRPr="002E488D">
          <w:rPr>
            <w:rFonts w:ascii="Avenir Next" w:hAnsi="Avenir Next" w:cs="Segoe UI Historic"/>
            <w:color w:val="000000" w:themeColor="text1"/>
            <w:sz w:val="24"/>
            <w:szCs w:val="24"/>
            <w:rPrChange w:id="178" w:author="Maddumage Don Sandeepa Lakshad Wimalananda" w:date="2026-02-18T08:36:00Z" w16du:dateUtc="2026-02-18T03:06:00Z">
              <w:rPr>
                <w:rFonts w:ascii="Avenir Next" w:hAnsi="Avenir Next" w:cs="Segoe UI Historic"/>
                <w:sz w:val="24"/>
                <w:szCs w:val="24"/>
              </w:rPr>
            </w:rPrChange>
          </w:rPr>
          <w:t xml:space="preserve">) </w:t>
        </w:r>
      </w:ins>
      <w:ins w:id="179" w:author="Maddumage Don Sandeepa Lakshad Wimalananda" w:date="2025-03-13T07:25:00Z" w16du:dateUtc="2025-03-13T01:55:00Z">
        <w:r w:rsidRPr="002E488D">
          <w:rPr>
            <w:rFonts w:ascii="Avenir Next" w:hAnsi="Avenir Next" w:cs="Segoe UI Historic"/>
            <w:color w:val="000000" w:themeColor="text1"/>
            <w:sz w:val="24"/>
            <w:szCs w:val="24"/>
            <w:rPrChange w:id="180" w:author="Maddumage Don Sandeepa Lakshad Wimalananda" w:date="2026-02-18T08:36:00Z" w16du:dateUtc="2026-02-18T03:06:00Z">
              <w:rPr>
                <w:rFonts w:ascii="Avenir Next" w:hAnsi="Avenir Next" w:cs="Segoe UI Historic"/>
                <w:sz w:val="24"/>
                <w:szCs w:val="24"/>
              </w:rPr>
            </w:rPrChange>
          </w:rPr>
          <w:t xml:space="preserve">by </w:t>
        </w:r>
      </w:ins>
      <w:ins w:id="181" w:author="Maddumage Don Sandeepa Lakshad Wimalananda" w:date="2025-03-20T09:05:00Z" w16du:dateUtc="2025-03-20T03:35:00Z">
        <w:r w:rsidR="00C849BA" w:rsidRPr="00C84429">
          <w:rPr>
            <w:rFonts w:ascii="Avenir Next" w:hAnsi="Avenir Next" w:cs="Segoe UI Historic"/>
            <w:color w:val="EE0000"/>
            <w:sz w:val="24"/>
            <w:szCs w:val="24"/>
            <w:rPrChange w:id="182" w:author="Maddumage Don Sandeepa Lakshad Wimalananda" w:date="2026-02-24T18:22:00Z" w16du:dateUtc="2026-02-24T12:52:00Z">
              <w:rPr>
                <w:rFonts w:ascii="Avenir Next" w:hAnsi="Avenir Next" w:cs="Segoe UI Historic"/>
                <w:sz w:val="24"/>
                <w:szCs w:val="24"/>
              </w:rPr>
            </w:rPrChange>
          </w:rPr>
          <w:t>July 31, 202</w:t>
        </w:r>
      </w:ins>
      <w:ins w:id="183" w:author="Maddumage Don Sandeepa Lakshad Wimalananda" w:date="2026-02-18T08:35:00Z" w16du:dateUtc="2026-02-18T03:05:00Z">
        <w:r w:rsidR="002E488D" w:rsidRPr="00C84429">
          <w:rPr>
            <w:rFonts w:ascii="Avenir Next" w:hAnsi="Avenir Next" w:cs="Segoe UI Historic"/>
            <w:color w:val="EE0000"/>
            <w:sz w:val="24"/>
            <w:szCs w:val="24"/>
          </w:rPr>
          <w:t>6</w:t>
        </w:r>
      </w:ins>
      <w:ins w:id="184" w:author="Maddumage Don Sandeepa Lakshad Wimalananda" w:date="2025-03-13T21:56:00Z" w16du:dateUtc="2025-03-13T16:26:00Z">
        <w:r w:rsidR="00A56DFF" w:rsidRPr="002E488D">
          <w:rPr>
            <w:rStyle w:val="Strong"/>
            <w:rFonts w:ascii="Avenir Next" w:hAnsi="Avenir Next" w:cs="Segoe UI Historic"/>
            <w:b w:val="0"/>
            <w:bCs w:val="0"/>
            <w:color w:val="000000" w:themeColor="text1"/>
            <w:sz w:val="24"/>
            <w:szCs w:val="24"/>
            <w:rPrChange w:id="185" w:author="Maddumage Don Sandeepa Lakshad Wimalananda" w:date="2026-02-18T08:36:00Z" w16du:dateUtc="2026-02-18T03:06:00Z">
              <w:rPr>
                <w:rStyle w:val="Strong"/>
                <w:rFonts w:ascii="Avenir Next" w:hAnsi="Avenir Next" w:cs="Segoe UI Historic"/>
                <w:color w:val="FF0000"/>
                <w:sz w:val="24"/>
                <w:szCs w:val="24"/>
                <w:highlight w:val="yellow"/>
              </w:rPr>
            </w:rPrChange>
          </w:rPr>
          <w:t>.</w:t>
        </w:r>
        <w:r w:rsidR="00A56DFF" w:rsidRPr="002E488D">
          <w:rPr>
            <w:rStyle w:val="Strong"/>
            <w:rFonts w:ascii="Avenir Next" w:hAnsi="Avenir Next" w:cs="Segoe UI Historic"/>
            <w:color w:val="000000" w:themeColor="text1"/>
            <w:sz w:val="24"/>
            <w:szCs w:val="24"/>
            <w:rPrChange w:id="186" w:author="Maddumage Don Sandeepa Lakshad Wimalananda" w:date="2026-02-18T08:36:00Z" w16du:dateUtc="2026-02-18T03:06:00Z">
              <w:rPr>
                <w:rStyle w:val="Strong"/>
                <w:rFonts w:ascii="Avenir Next" w:hAnsi="Avenir Next" w:cs="Segoe UI Historic"/>
                <w:color w:val="FF0000"/>
                <w:sz w:val="24"/>
                <w:szCs w:val="24"/>
              </w:rPr>
            </w:rPrChange>
          </w:rPr>
          <w:t xml:space="preserve"> </w:t>
        </w:r>
      </w:ins>
      <w:ins w:id="187" w:author="Maddumage Don Sandeepa Lakshad Wimalananda" w:date="2025-03-13T21:54:00Z" w16du:dateUtc="2025-03-13T16:24:00Z">
        <w:r w:rsidR="00A56DFF" w:rsidRPr="002E488D">
          <w:rPr>
            <w:rFonts w:ascii="Avenir Next" w:hAnsi="Avenir Next" w:cs="Segoe UI Historic"/>
            <w:color w:val="000000" w:themeColor="text1"/>
            <w:sz w:val="24"/>
            <w:szCs w:val="24"/>
            <w:rPrChange w:id="188" w:author="Maddumage Don Sandeepa Lakshad Wimalananda" w:date="2026-02-18T08:36:00Z" w16du:dateUtc="2026-02-18T03:06:00Z">
              <w:rPr>
                <w:rFonts w:ascii="Avenir Next" w:hAnsi="Avenir Next" w:cs="Segoe UI Historic"/>
                <w:sz w:val="24"/>
                <w:szCs w:val="24"/>
              </w:rPr>
            </w:rPrChange>
          </w:rPr>
          <w:t>The following documents should be submitted during registration.</w:t>
        </w:r>
      </w:ins>
    </w:p>
    <w:p w14:paraId="793721B9" w14:textId="7B88F176" w:rsidR="00A56DFF" w:rsidRDefault="00A56DFF" w:rsidP="00904C4A">
      <w:pPr>
        <w:pStyle w:val="ListParagraph"/>
        <w:numPr>
          <w:ilvl w:val="0"/>
          <w:numId w:val="2"/>
        </w:numPr>
        <w:spacing w:after="0" w:line="276" w:lineRule="auto"/>
        <w:jc w:val="both"/>
        <w:rPr>
          <w:ins w:id="189" w:author="Maddumage Don Sandeepa Lakshad Wimalananda" w:date="2025-03-13T21:55:00Z" w16du:dateUtc="2025-03-13T16:25:00Z"/>
          <w:rFonts w:ascii="Avenir Next" w:hAnsi="Avenir Next" w:cs="Segoe UI Historic"/>
          <w:sz w:val="24"/>
          <w:szCs w:val="24"/>
        </w:rPr>
      </w:pPr>
      <w:ins w:id="190" w:author="Maddumage Don Sandeepa Lakshad Wimalananda" w:date="2025-03-13T21:55:00Z" w16du:dateUtc="2025-03-13T16:25:00Z">
        <w:r>
          <w:rPr>
            <w:rFonts w:ascii="Avenir Next" w:hAnsi="Avenir Next" w:cs="Segoe UI Historic"/>
            <w:sz w:val="24"/>
            <w:szCs w:val="24"/>
          </w:rPr>
          <w:t xml:space="preserve">Application </w:t>
        </w:r>
      </w:ins>
    </w:p>
    <w:p w14:paraId="0DB499E5" w14:textId="21C3C920" w:rsidR="00A56DFF" w:rsidRDefault="002F3E28" w:rsidP="00904C4A">
      <w:pPr>
        <w:pStyle w:val="ListParagraph"/>
        <w:numPr>
          <w:ilvl w:val="0"/>
          <w:numId w:val="2"/>
        </w:numPr>
        <w:spacing w:after="0" w:line="276" w:lineRule="auto"/>
        <w:jc w:val="both"/>
        <w:rPr>
          <w:ins w:id="191" w:author="Maddumage Don Sandeepa Lakshad Wimalananda" w:date="2025-03-13T21:55:00Z" w16du:dateUtc="2025-03-13T16:25:00Z"/>
          <w:rFonts w:ascii="Avenir Next" w:hAnsi="Avenir Next" w:cs="Segoe UI Historic"/>
          <w:sz w:val="24"/>
          <w:szCs w:val="24"/>
        </w:rPr>
      </w:pPr>
      <w:ins w:id="192" w:author="Maddumage Don Sandeepa Lakshad Wimalananda" w:date="2025-05-26T17:17:00Z" w16du:dateUtc="2025-05-26T11:47:00Z">
        <w:r>
          <w:rPr>
            <w:rFonts w:ascii="Avenir Next" w:hAnsi="Avenir Next" w:cs="Segoe UI Historic"/>
            <w:sz w:val="24"/>
            <w:szCs w:val="24"/>
          </w:rPr>
          <w:t>A brief report</w:t>
        </w:r>
      </w:ins>
      <w:ins w:id="193" w:author="Maddumage Don Sandeepa Lakshad Wimalananda" w:date="2025-03-13T21:54:00Z" w16du:dateUtc="2025-03-13T16:24:00Z">
        <w:r w:rsidR="00A56DFF">
          <w:rPr>
            <w:rFonts w:ascii="Avenir Next" w:hAnsi="Avenir Next" w:cs="Segoe UI Historic"/>
            <w:sz w:val="24"/>
            <w:szCs w:val="24"/>
          </w:rPr>
          <w:t xml:space="preserve"> (</w:t>
        </w:r>
      </w:ins>
      <w:ins w:id="194" w:author="Maddumage Don Sandeepa Lakshad Wimalananda" w:date="2025-03-13T21:55:00Z" w16du:dateUtc="2025-03-13T16:25:00Z">
        <w:r w:rsidR="00A56DFF">
          <w:rPr>
            <w:rFonts w:ascii="Avenir Next" w:hAnsi="Avenir Next" w:cs="Segoe UI Historic"/>
            <w:sz w:val="24"/>
            <w:szCs w:val="24"/>
          </w:rPr>
          <w:t>refer to ANNEX I for the format)</w:t>
        </w:r>
      </w:ins>
    </w:p>
    <w:p w14:paraId="5495535C" w14:textId="20CD9E9E" w:rsidR="00E26BFE" w:rsidRDefault="009A0CAF" w:rsidP="00904C4A">
      <w:pPr>
        <w:pStyle w:val="ListParagraph"/>
        <w:numPr>
          <w:ilvl w:val="0"/>
          <w:numId w:val="2"/>
        </w:numPr>
        <w:spacing w:after="0" w:line="276" w:lineRule="auto"/>
        <w:jc w:val="both"/>
        <w:rPr>
          <w:ins w:id="195" w:author="Maddumage Don Sandeepa Lakshad Wimalananda" w:date="2025-03-13T22:02:00Z" w16du:dateUtc="2025-03-13T16:32:00Z"/>
          <w:rFonts w:ascii="Avenir Next" w:hAnsi="Avenir Next" w:cs="Segoe UI Historic"/>
          <w:sz w:val="24"/>
          <w:szCs w:val="24"/>
        </w:rPr>
      </w:pPr>
      <w:ins w:id="196" w:author="Maddumage Don Sandeepa Lakshad Wimalananda" w:date="2025-03-20T09:10:00Z" w16du:dateUtc="2025-03-20T03:40:00Z">
        <w:r>
          <w:rPr>
            <w:rFonts w:ascii="Avenir Next" w:hAnsi="Avenir Next" w:cs="Segoe UI Historic"/>
            <w:sz w:val="24"/>
            <w:szCs w:val="24"/>
          </w:rPr>
          <w:t>A declaration letter from the department</w:t>
        </w:r>
      </w:ins>
      <w:ins w:id="197" w:author="Maddumage Don Sandeepa Lakshad Wimalananda" w:date="2026-02-17T18:53:00Z" w16du:dateUtc="2026-02-17T13:23:00Z">
        <w:r w:rsidR="00EC312D">
          <w:rPr>
            <w:rFonts w:ascii="Avenir Next" w:hAnsi="Avenir Next" w:cs="Segoe UI Historic"/>
            <w:sz w:val="24"/>
            <w:szCs w:val="24"/>
          </w:rPr>
          <w:t xml:space="preserve"> head</w:t>
        </w:r>
      </w:ins>
      <w:ins w:id="198" w:author="Maddumage Don Sandeepa Lakshad Wimalananda" w:date="2026-03-04T11:40:00Z" w16du:dateUtc="2026-03-04T06:10:00Z">
        <w:r w:rsidR="006F7CC4">
          <w:rPr>
            <w:rFonts w:ascii="Avenir Next" w:hAnsi="Avenir Next" w:cs="Segoe UI Historic"/>
            <w:sz w:val="24"/>
            <w:szCs w:val="24"/>
          </w:rPr>
          <w:t xml:space="preserve"> (should be obtained through the supervisor)</w:t>
        </w:r>
      </w:ins>
      <w:ins w:id="199" w:author="Maddumage Don Sandeepa Lakshad Wimalananda" w:date="2025-03-20T09:10:00Z" w16du:dateUtc="2025-03-20T03:40:00Z">
        <w:r>
          <w:rPr>
            <w:rFonts w:ascii="Avenir Next" w:hAnsi="Avenir Next" w:cs="Segoe UI Historic"/>
            <w:sz w:val="24"/>
            <w:szCs w:val="24"/>
          </w:rPr>
          <w:t xml:space="preserve">. This verification letter should objectively detail the student’s level of independence and originality in their project, clarify the advisor’s (supervisor’s) </w:t>
        </w:r>
      </w:ins>
      <w:ins w:id="200" w:author="Maddumage Don Sandeepa Lakshad Wimalananda" w:date="2026-02-17T18:52:00Z" w16du:dateUtc="2026-02-17T13:22:00Z">
        <w:r w:rsidR="002A05DF">
          <w:rPr>
            <w:rFonts w:ascii="Avenir Next" w:hAnsi="Avenir Next" w:cs="Segoe UI Historic"/>
            <w:sz w:val="24"/>
            <w:szCs w:val="24"/>
          </w:rPr>
          <w:t>role, include</w:t>
        </w:r>
      </w:ins>
      <w:ins w:id="201" w:author="Maddumage Don Sandeepa Lakshad Wimalananda" w:date="2025-03-20T09:10:00Z" w16du:dateUtc="2025-03-20T03:40:00Z">
        <w:r>
          <w:rPr>
            <w:rFonts w:ascii="Avenir Next" w:hAnsi="Avenir Next" w:cs="Segoe UI Historic"/>
            <w:sz w:val="24"/>
            <w:szCs w:val="24"/>
          </w:rPr>
          <w:t xml:space="preserve"> </w:t>
        </w:r>
      </w:ins>
      <w:ins w:id="202" w:author="Maddumage Don Sandeepa Lakshad Wimalananda" w:date="2025-03-20T09:11:00Z" w16du:dateUtc="2025-03-20T03:41:00Z">
        <w:r>
          <w:rPr>
            <w:rFonts w:ascii="Avenir Next" w:hAnsi="Avenir Next" w:cs="Segoe UI Historic"/>
            <w:sz w:val="24"/>
            <w:szCs w:val="24"/>
          </w:rPr>
          <w:t xml:space="preserve">sponsors’ </w:t>
        </w:r>
      </w:ins>
      <w:ins w:id="203" w:author="Maddumage Don Sandeepa Lakshad Wimalananda" w:date="2025-03-20T09:10:00Z" w16du:dateUtc="2025-03-20T03:40:00Z">
        <w:r>
          <w:rPr>
            <w:rFonts w:ascii="Avenir Next" w:hAnsi="Avenir Next" w:cs="Segoe UI Historic"/>
            <w:sz w:val="24"/>
            <w:szCs w:val="24"/>
          </w:rPr>
          <w:t>information (if applicable)</w:t>
        </w:r>
      </w:ins>
      <w:ins w:id="204" w:author="Maddumage Don Sandeepa Lakshad Wimalananda" w:date="2025-03-20T09:11:00Z" w16du:dateUtc="2025-03-20T03:41:00Z">
        <w:r>
          <w:rPr>
            <w:rFonts w:ascii="Avenir Next" w:hAnsi="Avenir Next" w:cs="Segoe UI Historic"/>
            <w:sz w:val="24"/>
            <w:szCs w:val="24"/>
          </w:rPr>
          <w:t xml:space="preserve">, </w:t>
        </w:r>
      </w:ins>
      <w:ins w:id="205" w:author="Maddumage Don Sandeepa Lakshad Wimalananda" w:date="2026-02-17T18:52:00Z" w16du:dateUtc="2026-02-17T13:22:00Z">
        <w:r w:rsidR="002A05DF">
          <w:rPr>
            <w:rFonts w:ascii="Avenir Next" w:hAnsi="Avenir Next" w:cs="Segoe UI Historic"/>
            <w:sz w:val="24"/>
            <w:szCs w:val="24"/>
          </w:rPr>
          <w:t>and include</w:t>
        </w:r>
      </w:ins>
      <w:ins w:id="206" w:author="Maddumage Don Sandeepa Lakshad Wimalananda" w:date="2025-03-20T09:11:00Z" w16du:dateUtc="2025-03-20T03:41:00Z">
        <w:r>
          <w:rPr>
            <w:rFonts w:ascii="Avenir Next" w:hAnsi="Avenir Next" w:cs="Segoe UI Historic"/>
            <w:sz w:val="24"/>
            <w:szCs w:val="24"/>
          </w:rPr>
          <w:t xml:space="preserve"> </w:t>
        </w:r>
      </w:ins>
      <w:ins w:id="207" w:author="Maddumage Don Sandeepa Lakshad Wimalananda" w:date="2025-03-20T09:26:00Z" w16du:dateUtc="2025-03-20T03:56:00Z">
        <w:r w:rsidR="00A87072">
          <w:rPr>
            <w:rFonts w:ascii="Avenir Next" w:hAnsi="Avenir Next" w:cs="Segoe UI Historic"/>
            <w:sz w:val="24"/>
            <w:szCs w:val="24"/>
          </w:rPr>
          <w:t xml:space="preserve">information regarding the </w:t>
        </w:r>
      </w:ins>
      <w:ins w:id="208" w:author="Maddumage Don Sandeepa Lakshad Wimalananda" w:date="2025-03-20T09:11:00Z" w16du:dateUtc="2025-03-20T03:41:00Z">
        <w:r>
          <w:rPr>
            <w:rFonts w:ascii="Avenir Next" w:hAnsi="Avenir Next" w:cs="Segoe UI Historic"/>
            <w:sz w:val="24"/>
            <w:szCs w:val="24"/>
          </w:rPr>
          <w:t>re</w:t>
        </w:r>
      </w:ins>
      <w:ins w:id="209" w:author="Maddumage Don Sandeepa Lakshad Wimalananda" w:date="2025-03-20T09:26:00Z" w16du:dateUtc="2025-03-20T03:56:00Z">
        <w:r w:rsidR="00A87072">
          <w:rPr>
            <w:rFonts w:ascii="Avenir Next" w:hAnsi="Avenir Next" w:cs="Segoe UI Historic"/>
            <w:sz w:val="24"/>
            <w:szCs w:val="24"/>
          </w:rPr>
          <w:t>lated</w:t>
        </w:r>
      </w:ins>
      <w:ins w:id="210" w:author="Maddumage Don Sandeepa Lakshad Wimalananda" w:date="2025-03-20T09:11:00Z" w16du:dateUtc="2025-03-20T03:41:00Z">
        <w:r>
          <w:rPr>
            <w:rFonts w:ascii="Avenir Next" w:hAnsi="Avenir Next" w:cs="Segoe UI Historic"/>
            <w:sz w:val="24"/>
            <w:szCs w:val="24"/>
          </w:rPr>
          <w:t xml:space="preserve"> publications (if applicable)</w:t>
        </w:r>
      </w:ins>
      <w:ins w:id="211" w:author="Maddumage Don Sandeepa Lakshad Wimalananda" w:date="2025-03-20T09:10:00Z" w16du:dateUtc="2025-03-20T03:40:00Z">
        <w:r>
          <w:rPr>
            <w:rFonts w:ascii="Avenir Next" w:hAnsi="Avenir Next" w:cs="Segoe UI Historic"/>
            <w:sz w:val="24"/>
            <w:szCs w:val="24"/>
          </w:rPr>
          <w:t>.</w:t>
        </w:r>
      </w:ins>
    </w:p>
    <w:p w14:paraId="131220C2" w14:textId="77777777" w:rsidR="00A56DFF" w:rsidRPr="00A56DFF" w:rsidRDefault="00A56DFF">
      <w:pPr>
        <w:pStyle w:val="ListParagraph"/>
        <w:spacing w:after="0" w:line="276" w:lineRule="auto"/>
        <w:jc w:val="both"/>
        <w:rPr>
          <w:ins w:id="212" w:author="Maddumage Don Sandeepa Lakshad Wimalananda" w:date="2025-03-13T07:25:00Z" w16du:dateUtc="2025-03-13T01:55:00Z"/>
          <w:rFonts w:ascii="Avenir Next" w:hAnsi="Avenir Next" w:cs="Segoe UI Historic"/>
          <w:sz w:val="24"/>
          <w:szCs w:val="24"/>
          <w:rPrChange w:id="213" w:author="Maddumage Don Sandeepa Lakshad Wimalananda" w:date="2025-03-13T21:56:00Z" w16du:dateUtc="2025-03-13T16:26:00Z">
            <w:rPr>
              <w:ins w:id="214" w:author="Maddumage Don Sandeepa Lakshad Wimalananda" w:date="2025-03-13T07:25:00Z" w16du:dateUtc="2025-03-13T01:55:00Z"/>
            </w:rPr>
          </w:rPrChange>
        </w:rPr>
        <w:pPrChange w:id="215" w:author="Maddumage Don Sandeepa Lakshad Wimalananda" w:date="2025-03-13T22:14:00Z" w16du:dateUtc="2025-03-13T16:44:00Z">
          <w:pPr>
            <w:spacing w:line="276" w:lineRule="auto"/>
            <w:jc w:val="both"/>
          </w:pPr>
        </w:pPrChange>
      </w:pPr>
    </w:p>
    <w:p w14:paraId="0DCBB77D" w14:textId="1DEC5914" w:rsidR="00A56DFF" w:rsidRPr="00A56DFF" w:rsidRDefault="00A56DFF">
      <w:pPr>
        <w:pStyle w:val="NormalWeb"/>
        <w:spacing w:before="0" w:beforeAutospacing="0" w:after="0" w:afterAutospacing="0" w:line="276" w:lineRule="auto"/>
        <w:jc w:val="both"/>
        <w:rPr>
          <w:ins w:id="216" w:author="Maddumage Don Sandeepa Lakshad Wimalananda" w:date="2025-03-13T21:58:00Z" w16du:dateUtc="2025-03-13T16:28:00Z"/>
          <w:rFonts w:ascii="Avenir Next" w:eastAsiaTheme="majorEastAsia" w:hAnsi="Avenir Next" w:cs="Open Sans"/>
          <w:b/>
          <w:bCs/>
          <w:i/>
          <w:iCs/>
          <w:color w:val="141414"/>
          <w:rPrChange w:id="217" w:author="Maddumage Don Sandeepa Lakshad Wimalananda" w:date="2025-03-13T22:02:00Z" w16du:dateUtc="2025-03-13T16:32:00Z">
            <w:rPr>
              <w:ins w:id="218" w:author="Maddumage Don Sandeepa Lakshad Wimalananda" w:date="2025-03-13T21:58:00Z" w16du:dateUtc="2025-03-13T16:28:00Z"/>
              <w:color w:val="000000"/>
            </w:rPr>
          </w:rPrChange>
        </w:rPr>
        <w:pPrChange w:id="219" w:author="Maddumage Don Sandeepa Lakshad Wimalananda" w:date="2025-03-13T22:14:00Z" w16du:dateUtc="2025-03-13T16:44:00Z">
          <w:pPr>
            <w:pStyle w:val="NormalWeb"/>
            <w:numPr>
              <w:numId w:val="2"/>
            </w:numPr>
            <w:ind w:left="720" w:hanging="360"/>
          </w:pPr>
        </w:pPrChange>
      </w:pPr>
      <w:ins w:id="220" w:author="Maddumage Don Sandeepa Lakshad Wimalananda" w:date="2025-03-13T21:58:00Z" w16du:dateUtc="2025-03-13T16:28:00Z">
        <w:r w:rsidRPr="00A56DFF">
          <w:rPr>
            <w:rStyle w:val="Strong"/>
            <w:rFonts w:ascii="Avenir Next" w:eastAsiaTheme="majorEastAsia" w:hAnsi="Avenir Next" w:cs="Open Sans"/>
            <w:i/>
            <w:iCs/>
            <w:color w:val="141414"/>
            <w:rPrChange w:id="221" w:author="Maddumage Don Sandeepa Lakshad Wimalananda" w:date="2025-03-13T22:02:00Z" w16du:dateUtc="2025-03-13T16:32:00Z">
              <w:rPr>
                <w:rStyle w:val="Strong"/>
                <w:rFonts w:ascii="Open Sans" w:eastAsiaTheme="majorEastAsia" w:hAnsi="Open Sans" w:cs="Open Sans"/>
                <w:color w:val="141414"/>
              </w:rPr>
            </w:rPrChange>
          </w:rPr>
          <w:t>Preliminary competition</w:t>
        </w:r>
      </w:ins>
    </w:p>
    <w:p w14:paraId="3956F5FD" w14:textId="30A96E3C" w:rsidR="00A56DFF" w:rsidRPr="00A56DFF" w:rsidRDefault="00A56DFF">
      <w:pPr>
        <w:pStyle w:val="NormalWeb"/>
        <w:spacing w:before="0" w:beforeAutospacing="0" w:after="0" w:afterAutospacing="0" w:line="276" w:lineRule="auto"/>
        <w:jc w:val="both"/>
        <w:rPr>
          <w:ins w:id="222" w:author="Maddumage Don Sandeepa Lakshad Wimalananda" w:date="2025-03-13T21:59:00Z" w16du:dateUtc="2025-03-13T16:29:00Z"/>
          <w:rFonts w:ascii="Avenir Next" w:hAnsi="Avenir Next"/>
          <w:color w:val="000000"/>
          <w:rPrChange w:id="223" w:author="Maddumage Don Sandeepa Lakshad Wimalananda" w:date="2025-03-13T22:02:00Z" w16du:dateUtc="2025-03-13T16:32:00Z">
            <w:rPr>
              <w:ins w:id="224" w:author="Maddumage Don Sandeepa Lakshad Wimalananda" w:date="2025-03-13T21:59:00Z" w16du:dateUtc="2025-03-13T16:29:00Z"/>
              <w:color w:val="000000"/>
            </w:rPr>
          </w:rPrChange>
        </w:rPr>
        <w:pPrChange w:id="225" w:author="Maddumage Don Sandeepa Lakshad Wimalananda" w:date="2025-03-13T22:14:00Z" w16du:dateUtc="2025-03-13T16:44:00Z">
          <w:pPr>
            <w:pStyle w:val="NormalWeb"/>
          </w:pPr>
        </w:pPrChange>
      </w:pPr>
      <w:ins w:id="226" w:author="Maddumage Don Sandeepa Lakshad Wimalananda" w:date="2025-03-13T22:00:00Z" w16du:dateUtc="2025-03-13T16:30:00Z">
        <w:r w:rsidRPr="00A56DFF">
          <w:rPr>
            <w:rFonts w:ascii="Avenir Next" w:hAnsi="Avenir Next"/>
            <w:color w:val="000000"/>
            <w:rPrChange w:id="227" w:author="Maddumage Don Sandeepa Lakshad Wimalananda" w:date="2025-03-13T22:02:00Z" w16du:dateUtc="2025-03-13T16:32:00Z">
              <w:rPr>
                <w:color w:val="000000"/>
              </w:rPr>
            </w:rPrChange>
          </w:rPr>
          <w:t xml:space="preserve">The following materials are required to </w:t>
        </w:r>
      </w:ins>
      <w:ins w:id="228" w:author="Maddumage Don Sandeepa Lakshad Wimalananda" w:date="2025-03-18T14:49:00Z" w16du:dateUtc="2025-03-18T09:19:00Z">
        <w:r w:rsidR="00291AD2">
          <w:rPr>
            <w:rFonts w:ascii="Avenir Next" w:hAnsi="Avenir Next"/>
            <w:color w:val="000000"/>
          </w:rPr>
          <w:t>be submitted</w:t>
        </w:r>
      </w:ins>
      <w:ins w:id="229" w:author="Maddumage Don Sandeepa Lakshad Wimalananda" w:date="2025-03-13T22:01:00Z" w16du:dateUtc="2025-03-13T16:31:00Z">
        <w:r w:rsidRPr="00A56DFF">
          <w:rPr>
            <w:rFonts w:ascii="Avenir Next" w:hAnsi="Avenir Next"/>
            <w:color w:val="000000"/>
            <w:rPrChange w:id="230" w:author="Maddumage Don Sandeepa Lakshad Wimalananda" w:date="2025-03-13T22:02:00Z" w16du:dateUtc="2025-03-13T16:32:00Z">
              <w:rPr>
                <w:color w:val="000000"/>
              </w:rPr>
            </w:rPrChange>
          </w:rPr>
          <w:t xml:space="preserve"> prior to the preliminary competition</w:t>
        </w:r>
      </w:ins>
      <w:ins w:id="231" w:author="Maddumage Don Sandeepa Lakshad Wimalananda" w:date="2025-03-13T22:03:00Z" w16du:dateUtc="2025-03-13T16:33:00Z">
        <w:r w:rsidR="00607B2A">
          <w:rPr>
            <w:rFonts w:ascii="Avenir Next" w:hAnsi="Avenir Next"/>
            <w:color w:val="000000"/>
          </w:rPr>
          <w:t xml:space="preserve"> (the submission dates will be announce</w:t>
        </w:r>
      </w:ins>
      <w:ins w:id="232" w:author="Maddumage Don Sandeepa Lakshad Wimalananda" w:date="2025-03-13T22:04:00Z" w16du:dateUtc="2025-03-13T16:34:00Z">
        <w:r w:rsidR="00607B2A">
          <w:rPr>
            <w:rFonts w:ascii="Avenir Next" w:hAnsi="Avenir Next"/>
            <w:color w:val="000000"/>
          </w:rPr>
          <w:t>d</w:t>
        </w:r>
      </w:ins>
      <w:ins w:id="233" w:author="Maddumage Don Sandeepa Lakshad Wimalananda" w:date="2025-03-13T22:03:00Z" w16du:dateUtc="2025-03-13T16:33:00Z">
        <w:r w:rsidR="00607B2A">
          <w:rPr>
            <w:rFonts w:ascii="Avenir Next" w:hAnsi="Avenir Next"/>
            <w:color w:val="000000"/>
          </w:rPr>
          <w:t xml:space="preserve"> </w:t>
        </w:r>
      </w:ins>
      <w:ins w:id="234" w:author="Maddumage Don Sandeepa Lakshad Wimalananda" w:date="2025-03-13T22:04:00Z" w16du:dateUtc="2025-03-13T16:34:00Z">
        <w:r w:rsidR="00607B2A">
          <w:rPr>
            <w:rFonts w:ascii="Avenir Next" w:hAnsi="Avenir Next"/>
            <w:color w:val="000000"/>
          </w:rPr>
          <w:t>after registration)</w:t>
        </w:r>
      </w:ins>
      <w:ins w:id="235" w:author="Maddumage Don Sandeepa Lakshad Wimalananda" w:date="2025-03-13T22:01:00Z" w16du:dateUtc="2025-03-13T16:31:00Z">
        <w:r w:rsidRPr="00A56DFF">
          <w:rPr>
            <w:rFonts w:ascii="Avenir Next" w:hAnsi="Avenir Next"/>
            <w:color w:val="000000"/>
            <w:rPrChange w:id="236" w:author="Maddumage Don Sandeepa Lakshad Wimalananda" w:date="2025-03-13T22:02:00Z" w16du:dateUtc="2025-03-13T16:32:00Z">
              <w:rPr>
                <w:color w:val="000000"/>
              </w:rPr>
            </w:rPrChange>
          </w:rPr>
          <w:t>:</w:t>
        </w:r>
      </w:ins>
      <w:ins w:id="237" w:author="Maddumage Don Sandeepa Lakshad Wimalananda" w:date="2025-03-13T22:00:00Z" w16du:dateUtc="2025-03-13T16:30:00Z">
        <w:r w:rsidRPr="00A56DFF">
          <w:rPr>
            <w:rFonts w:ascii="Avenir Next" w:hAnsi="Avenir Next"/>
            <w:color w:val="000000"/>
            <w:rPrChange w:id="238" w:author="Maddumage Don Sandeepa Lakshad Wimalananda" w:date="2025-03-13T22:02:00Z" w16du:dateUtc="2025-03-13T16:32:00Z">
              <w:rPr>
                <w:color w:val="000000"/>
              </w:rPr>
            </w:rPrChange>
          </w:rPr>
          <w:t xml:space="preserve"> </w:t>
        </w:r>
      </w:ins>
    </w:p>
    <w:p w14:paraId="76A74254" w14:textId="4476F898" w:rsidR="000306F8" w:rsidRPr="000306F8" w:rsidRDefault="00C90490">
      <w:pPr>
        <w:pStyle w:val="NormalWeb"/>
        <w:numPr>
          <w:ilvl w:val="0"/>
          <w:numId w:val="4"/>
        </w:numPr>
        <w:spacing w:before="0" w:beforeAutospacing="0" w:after="0" w:afterAutospacing="0" w:line="276" w:lineRule="auto"/>
        <w:jc w:val="both"/>
        <w:rPr>
          <w:ins w:id="239" w:author="Maddumage Don Sandeepa Lakshad Wimalananda" w:date="2025-03-13T21:58:00Z" w16du:dateUtc="2025-03-13T16:28:00Z"/>
          <w:rFonts w:ascii="Avenir Next" w:hAnsi="Avenir Next"/>
          <w:color w:val="000000"/>
          <w:rPrChange w:id="240" w:author="Maddumage Don Sandeepa Lakshad Wimalananda" w:date="2026-02-17T20:22:00Z" w16du:dateUtc="2026-02-17T14:52:00Z">
            <w:rPr>
              <w:ins w:id="241" w:author="Maddumage Don Sandeepa Lakshad Wimalananda" w:date="2025-03-13T21:58:00Z" w16du:dateUtc="2025-03-13T16:28:00Z"/>
              <w:color w:val="000000"/>
            </w:rPr>
          </w:rPrChange>
        </w:rPr>
        <w:pPrChange w:id="242" w:author="Maddumage Don Sandeepa Lakshad Wimalananda" w:date="2026-02-17T20:22:00Z" w16du:dateUtc="2026-02-17T14:52:00Z">
          <w:pPr>
            <w:pStyle w:val="NormalWeb"/>
            <w:numPr>
              <w:numId w:val="2"/>
            </w:numPr>
            <w:ind w:left="720" w:hanging="360"/>
          </w:pPr>
        </w:pPrChange>
      </w:pPr>
      <w:ins w:id="243" w:author="Maddumage Don Sandeepa Lakshad Wimalananda" w:date="2026-02-24T18:23:00Z" w16du:dateUtc="2026-02-24T12:53:00Z">
        <w:r w:rsidRPr="00C90490">
          <w:rPr>
            <w:rFonts w:ascii="Avenir Next" w:hAnsi="Avenir Next"/>
            <w:color w:val="00B050"/>
            <w:rPrChange w:id="244" w:author="Maddumage Don Sandeepa Lakshad Wimalananda" w:date="2026-02-24T18:23:00Z" w16du:dateUtc="2026-02-24T12:53:00Z">
              <w:rPr>
                <w:rFonts w:ascii="Avenir Next" w:hAnsi="Avenir Next"/>
                <w:color w:val="000000"/>
              </w:rPr>
            </w:rPrChange>
          </w:rPr>
          <w:t>Working</w:t>
        </w:r>
      </w:ins>
      <w:ins w:id="245" w:author="Maddumage Don Sandeepa Lakshad Wimalananda" w:date="2026-02-17T20:22:00Z" w16du:dateUtc="2026-02-17T14:52:00Z">
        <w:r w:rsidR="000306F8" w:rsidRPr="00C94EDD">
          <w:rPr>
            <w:rFonts w:ascii="Avenir Next" w:hAnsi="Avenir Next"/>
            <w:color w:val="000000"/>
          </w:rPr>
          <w:t xml:space="preserve"> prototype of the invention</w:t>
        </w:r>
      </w:ins>
    </w:p>
    <w:p w14:paraId="6CD42640" w14:textId="2CBCB2B4" w:rsidR="00A56DFF" w:rsidRDefault="00291AD2">
      <w:pPr>
        <w:pStyle w:val="NormalWeb"/>
        <w:numPr>
          <w:ilvl w:val="0"/>
          <w:numId w:val="4"/>
        </w:numPr>
        <w:spacing w:before="0" w:beforeAutospacing="0" w:after="0" w:afterAutospacing="0" w:line="276" w:lineRule="auto"/>
        <w:jc w:val="both"/>
        <w:rPr>
          <w:ins w:id="246" w:author="Maddumage Don Sandeepa Lakshad Wimalananda" w:date="2025-03-13T22:02:00Z" w16du:dateUtc="2025-03-13T16:32:00Z"/>
          <w:rFonts w:ascii="Avenir Next" w:hAnsi="Avenir Next"/>
          <w:color w:val="000000"/>
        </w:rPr>
        <w:pPrChange w:id="247" w:author="Maddumage Don Sandeepa Lakshad Wimalananda" w:date="2025-03-13T22:14:00Z" w16du:dateUtc="2025-03-13T16:44:00Z">
          <w:pPr>
            <w:pStyle w:val="NormalWeb"/>
            <w:numPr>
              <w:numId w:val="4"/>
            </w:numPr>
            <w:spacing w:before="0" w:beforeAutospacing="0" w:after="0" w:afterAutospacing="0"/>
            <w:ind w:left="720" w:hanging="360"/>
            <w:jc w:val="both"/>
          </w:pPr>
        </w:pPrChange>
      </w:pPr>
      <w:ins w:id="248" w:author="Maddumage Don Sandeepa Lakshad Wimalananda" w:date="2025-03-18T14:51:00Z" w16du:dateUtc="2025-03-18T09:21:00Z">
        <w:r>
          <w:rPr>
            <w:rFonts w:ascii="Avenir Next" w:hAnsi="Avenir Next"/>
            <w:color w:val="000000"/>
          </w:rPr>
          <w:t xml:space="preserve">Competitors should be available </w:t>
        </w:r>
      </w:ins>
      <w:ins w:id="249" w:author="Maddumage Don Sandeepa Lakshad Wimalananda" w:date="2026-03-04T11:41:00Z" w16du:dateUtc="2026-03-04T06:11:00Z">
        <w:r w:rsidR="00AF74B3">
          <w:rPr>
            <w:rFonts w:ascii="Avenir Next" w:hAnsi="Avenir Next"/>
            <w:color w:val="000000"/>
          </w:rPr>
          <w:t>for</w:t>
        </w:r>
        <w:r w:rsidR="0068160E">
          <w:rPr>
            <w:rFonts w:ascii="Avenir Next" w:hAnsi="Avenir Next"/>
            <w:color w:val="000000"/>
          </w:rPr>
          <w:t xml:space="preserve"> </w:t>
        </w:r>
      </w:ins>
      <w:ins w:id="250" w:author="Maddumage Don Sandeepa Lakshad Wimalananda" w:date="2025-03-18T14:51:00Z" w16du:dateUtc="2025-03-18T09:21:00Z">
        <w:r>
          <w:rPr>
            <w:rFonts w:ascii="Avenir Next" w:hAnsi="Avenir Next"/>
            <w:color w:val="000000"/>
          </w:rPr>
          <w:t>the Q&amp;A session.</w:t>
        </w:r>
      </w:ins>
    </w:p>
    <w:p w14:paraId="4AA79C6E" w14:textId="77777777" w:rsidR="00A56DFF" w:rsidRPr="00A56DFF" w:rsidRDefault="00A56DFF">
      <w:pPr>
        <w:pStyle w:val="NormalWeb"/>
        <w:spacing w:before="0" w:beforeAutospacing="0" w:after="0" w:afterAutospacing="0" w:line="276" w:lineRule="auto"/>
        <w:ind w:left="720"/>
        <w:jc w:val="both"/>
        <w:rPr>
          <w:ins w:id="251" w:author="Maddumage Don Sandeepa Lakshad Wimalananda" w:date="2025-03-13T21:58:00Z" w16du:dateUtc="2025-03-13T16:28:00Z"/>
          <w:rFonts w:ascii="Avenir Next" w:hAnsi="Avenir Next"/>
          <w:color w:val="000000"/>
          <w:rPrChange w:id="252" w:author="Maddumage Don Sandeepa Lakshad Wimalananda" w:date="2025-03-13T22:02:00Z" w16du:dateUtc="2025-03-13T16:32:00Z">
            <w:rPr>
              <w:ins w:id="253" w:author="Maddumage Don Sandeepa Lakshad Wimalananda" w:date="2025-03-13T21:58:00Z" w16du:dateUtc="2025-03-13T16:28:00Z"/>
              <w:color w:val="000000"/>
            </w:rPr>
          </w:rPrChange>
        </w:rPr>
        <w:pPrChange w:id="254" w:author="Maddumage Don Sandeepa Lakshad Wimalananda" w:date="2025-03-13T22:14:00Z" w16du:dateUtc="2025-03-13T16:44:00Z">
          <w:pPr>
            <w:pStyle w:val="NormalWeb"/>
            <w:numPr>
              <w:numId w:val="2"/>
            </w:numPr>
            <w:ind w:left="720" w:hanging="360"/>
          </w:pPr>
        </w:pPrChange>
      </w:pPr>
    </w:p>
    <w:p w14:paraId="21CC624F" w14:textId="77777777" w:rsidR="00A56DFF" w:rsidRPr="00A56DFF" w:rsidRDefault="00A56DFF">
      <w:pPr>
        <w:pStyle w:val="NormalWeb"/>
        <w:numPr>
          <w:ilvl w:val="0"/>
          <w:numId w:val="3"/>
        </w:numPr>
        <w:spacing w:before="0" w:beforeAutospacing="0" w:after="0" w:afterAutospacing="0" w:line="276" w:lineRule="auto"/>
        <w:ind w:left="426" w:hanging="426"/>
        <w:jc w:val="both"/>
        <w:rPr>
          <w:ins w:id="255" w:author="Maddumage Don Sandeepa Lakshad Wimalananda" w:date="2025-03-13T21:58:00Z" w16du:dateUtc="2025-03-13T16:28:00Z"/>
          <w:rFonts w:ascii="Avenir Next" w:hAnsi="Avenir Next"/>
          <w:i/>
          <w:iCs/>
          <w:color w:val="000000"/>
          <w:rPrChange w:id="256" w:author="Maddumage Don Sandeepa Lakshad Wimalananda" w:date="2025-03-13T22:02:00Z" w16du:dateUtc="2025-03-13T16:32:00Z">
            <w:rPr>
              <w:ins w:id="257" w:author="Maddumage Don Sandeepa Lakshad Wimalananda" w:date="2025-03-13T21:58:00Z" w16du:dateUtc="2025-03-13T16:28:00Z"/>
              <w:color w:val="000000"/>
            </w:rPr>
          </w:rPrChange>
        </w:rPr>
        <w:pPrChange w:id="258" w:author="Maddumage Don Sandeepa Lakshad Wimalananda" w:date="2025-03-13T22:14:00Z" w16du:dateUtc="2025-03-13T16:44:00Z">
          <w:pPr>
            <w:pStyle w:val="NormalWeb"/>
            <w:numPr>
              <w:numId w:val="2"/>
            </w:numPr>
            <w:ind w:left="720" w:hanging="360"/>
          </w:pPr>
        </w:pPrChange>
      </w:pPr>
      <w:ins w:id="259" w:author="Maddumage Don Sandeepa Lakshad Wimalananda" w:date="2025-03-13T21:58:00Z" w16du:dateUtc="2025-03-13T16:28:00Z">
        <w:r w:rsidRPr="00A56DFF">
          <w:rPr>
            <w:rFonts w:ascii="Avenir Next" w:hAnsi="Avenir Next"/>
            <w:i/>
            <w:iCs/>
            <w:color w:val="000000"/>
            <w:rPrChange w:id="260" w:author="Maddumage Don Sandeepa Lakshad Wimalananda" w:date="2025-03-13T22:02:00Z" w16du:dateUtc="2025-03-13T16:32:00Z">
              <w:rPr>
                <w:color w:val="000000"/>
              </w:rPr>
            </w:rPrChange>
          </w:rPr>
          <w:t>The number of additional rounds will be decided accordingly by considering the total number of initial submissions. If there will be more than one preliminary round, the progress of the invention will be evaluated.</w:t>
        </w:r>
      </w:ins>
    </w:p>
    <w:p w14:paraId="7C1BAEC1" w14:textId="77777777" w:rsidR="00607B2A" w:rsidRDefault="00607B2A">
      <w:pPr>
        <w:pStyle w:val="NormalWeb"/>
        <w:spacing w:before="0" w:beforeAutospacing="0" w:after="0" w:afterAutospacing="0" w:line="276" w:lineRule="auto"/>
        <w:jc w:val="both"/>
        <w:rPr>
          <w:ins w:id="261" w:author="Maddumage Don Sandeepa Lakshad Wimalananda" w:date="2025-03-13T22:06:00Z" w16du:dateUtc="2025-03-13T16:36:00Z"/>
          <w:rFonts w:ascii="Avenir Next" w:hAnsi="Avenir Next"/>
          <w:color w:val="000000"/>
        </w:rPr>
        <w:pPrChange w:id="262" w:author="Maddumage Don Sandeepa Lakshad Wimalananda" w:date="2025-03-13T22:14:00Z" w16du:dateUtc="2025-03-13T16:44:00Z">
          <w:pPr>
            <w:pStyle w:val="NormalWeb"/>
            <w:spacing w:before="0" w:beforeAutospacing="0" w:after="0" w:afterAutospacing="0"/>
            <w:jc w:val="both"/>
          </w:pPr>
        </w:pPrChange>
      </w:pPr>
    </w:p>
    <w:p w14:paraId="2F49745F" w14:textId="69B266B9" w:rsidR="00A56DFF" w:rsidRPr="00607B2A" w:rsidRDefault="00A56DFF">
      <w:pPr>
        <w:pStyle w:val="NormalWeb"/>
        <w:spacing w:before="0" w:beforeAutospacing="0" w:after="0" w:afterAutospacing="0" w:line="276" w:lineRule="auto"/>
        <w:jc w:val="both"/>
        <w:rPr>
          <w:ins w:id="263" w:author="Maddumage Don Sandeepa Lakshad Wimalananda" w:date="2025-03-13T22:03:00Z" w16du:dateUtc="2025-03-13T16:33:00Z"/>
          <w:rFonts w:ascii="Avenir Next" w:hAnsi="Avenir Next"/>
          <w:b/>
          <w:bCs/>
          <w:i/>
          <w:iCs/>
          <w:color w:val="000000"/>
          <w:rPrChange w:id="264" w:author="Maddumage Don Sandeepa Lakshad Wimalananda" w:date="2025-03-13T22:06:00Z" w16du:dateUtc="2025-03-13T16:36:00Z">
            <w:rPr>
              <w:ins w:id="265" w:author="Maddumage Don Sandeepa Lakshad Wimalananda" w:date="2025-03-13T22:03:00Z" w16du:dateUtc="2025-03-13T16:33:00Z"/>
              <w:color w:val="000000"/>
            </w:rPr>
          </w:rPrChange>
        </w:rPr>
        <w:pPrChange w:id="266" w:author="Maddumage Don Sandeepa Lakshad Wimalananda" w:date="2025-03-13T22:14:00Z" w16du:dateUtc="2025-03-13T16:44:00Z">
          <w:pPr>
            <w:pStyle w:val="NormalWeb"/>
            <w:numPr>
              <w:numId w:val="3"/>
            </w:numPr>
            <w:ind w:left="720" w:hanging="360"/>
          </w:pPr>
        </w:pPrChange>
      </w:pPr>
      <w:ins w:id="267" w:author="Maddumage Don Sandeepa Lakshad Wimalananda" w:date="2025-03-13T22:03:00Z" w16du:dateUtc="2025-03-13T16:33:00Z">
        <w:r w:rsidRPr="00607B2A">
          <w:rPr>
            <w:rFonts w:ascii="Avenir Next" w:hAnsi="Avenir Next"/>
            <w:b/>
            <w:bCs/>
            <w:i/>
            <w:iCs/>
            <w:color w:val="000000"/>
            <w:rPrChange w:id="268" w:author="Maddumage Don Sandeepa Lakshad Wimalananda" w:date="2025-03-13T22:06:00Z" w16du:dateUtc="2025-03-13T16:36:00Z">
              <w:rPr>
                <w:color w:val="000000"/>
              </w:rPr>
            </w:rPrChange>
          </w:rPr>
          <w:t>Final competition</w:t>
        </w:r>
      </w:ins>
    </w:p>
    <w:p w14:paraId="30022D2A" w14:textId="02722BBF" w:rsidR="00A56DFF" w:rsidRPr="00607B2A" w:rsidRDefault="00291AD2">
      <w:pPr>
        <w:pStyle w:val="NormalWeb"/>
        <w:spacing w:before="0" w:beforeAutospacing="0" w:after="0" w:afterAutospacing="0" w:line="276" w:lineRule="auto"/>
        <w:jc w:val="both"/>
        <w:rPr>
          <w:ins w:id="269" w:author="Maddumage Don Sandeepa Lakshad Wimalananda" w:date="2025-03-13T22:03:00Z" w16du:dateUtc="2025-03-13T16:33:00Z"/>
          <w:rFonts w:ascii="Avenir Next" w:hAnsi="Avenir Next"/>
          <w:color w:val="000000"/>
          <w:rPrChange w:id="270" w:author="Maddumage Don Sandeepa Lakshad Wimalananda" w:date="2025-03-13T22:06:00Z" w16du:dateUtc="2025-03-13T16:36:00Z">
            <w:rPr>
              <w:ins w:id="271" w:author="Maddumage Don Sandeepa Lakshad Wimalananda" w:date="2025-03-13T22:03:00Z" w16du:dateUtc="2025-03-13T16:33:00Z"/>
              <w:color w:val="000000"/>
            </w:rPr>
          </w:rPrChange>
        </w:rPr>
        <w:pPrChange w:id="272" w:author="Maddumage Don Sandeepa Lakshad Wimalananda" w:date="2025-03-13T22:14:00Z" w16du:dateUtc="2025-03-13T16:44:00Z">
          <w:pPr>
            <w:pStyle w:val="NormalWeb"/>
            <w:numPr>
              <w:numId w:val="3"/>
            </w:numPr>
            <w:ind w:left="720" w:hanging="360"/>
          </w:pPr>
        </w:pPrChange>
      </w:pPr>
      <w:ins w:id="273" w:author="Maddumage Don Sandeepa Lakshad Wimalananda" w:date="2025-03-18T14:53:00Z" w16du:dateUtc="2025-03-18T09:23:00Z">
        <w:r>
          <w:rPr>
            <w:rFonts w:ascii="Avenir Next" w:hAnsi="Avenir Next"/>
            <w:color w:val="000000"/>
          </w:rPr>
          <w:t xml:space="preserve">The final competition will be a physical event held in </w:t>
        </w:r>
        <w:r w:rsidRPr="009B4A8B">
          <w:rPr>
            <w:rFonts w:ascii="Avenir Next" w:hAnsi="Avenir Next"/>
            <w:color w:val="EE0000"/>
            <w:rPrChange w:id="274" w:author="Maddumage Don Sandeepa Lakshad Wimalananda" w:date="2026-02-17T18:53:00Z" w16du:dateUtc="2026-02-17T13:23:00Z">
              <w:rPr>
                <w:rFonts w:ascii="Avenir Next" w:hAnsi="Avenir Next"/>
                <w:color w:val="000000"/>
              </w:rPr>
            </w:rPrChange>
          </w:rPr>
          <w:t>October 202</w:t>
        </w:r>
      </w:ins>
      <w:ins w:id="275" w:author="Maddumage Don Sandeepa Lakshad Wimalananda" w:date="2026-02-17T20:27:00Z" w16du:dateUtc="2026-02-17T14:57:00Z">
        <w:r w:rsidR="0084082A">
          <w:rPr>
            <w:rFonts w:ascii="Avenir Next" w:hAnsi="Avenir Next"/>
            <w:color w:val="EE0000"/>
          </w:rPr>
          <w:t>6</w:t>
        </w:r>
      </w:ins>
      <w:ins w:id="276" w:author="Maddumage Don Sandeepa Lakshad Wimalananda" w:date="2025-03-18T14:53:00Z" w16du:dateUtc="2025-03-18T09:23:00Z">
        <w:r>
          <w:rPr>
            <w:rFonts w:ascii="Avenir Next" w:hAnsi="Avenir Next"/>
            <w:color w:val="000000"/>
          </w:rPr>
          <w:t xml:space="preserve">. </w:t>
        </w:r>
      </w:ins>
    </w:p>
    <w:p w14:paraId="318BA53B" w14:textId="519F16C4" w:rsidR="00607B2A" w:rsidRPr="00607B2A" w:rsidRDefault="00607B2A">
      <w:pPr>
        <w:pStyle w:val="NormalWeb"/>
        <w:spacing w:before="0" w:beforeAutospacing="0" w:after="0" w:afterAutospacing="0" w:line="276" w:lineRule="auto"/>
        <w:jc w:val="both"/>
        <w:rPr>
          <w:ins w:id="277" w:author="Maddumage Don Sandeepa Lakshad Wimalananda" w:date="2025-03-13T22:05:00Z" w16du:dateUtc="2025-03-13T16:35:00Z"/>
          <w:rFonts w:ascii="Avenir Next" w:hAnsi="Avenir Next"/>
          <w:color w:val="000000"/>
        </w:rPr>
        <w:pPrChange w:id="278" w:author="Maddumage Don Sandeepa Lakshad Wimalananda" w:date="2025-03-13T22:14:00Z" w16du:dateUtc="2025-03-13T16:44:00Z">
          <w:pPr>
            <w:pStyle w:val="NormalWeb"/>
            <w:spacing w:before="0" w:beforeAutospacing="0" w:after="0" w:afterAutospacing="0"/>
            <w:jc w:val="both"/>
          </w:pPr>
        </w:pPrChange>
      </w:pPr>
      <w:ins w:id="279" w:author="Maddumage Don Sandeepa Lakshad Wimalananda" w:date="2025-03-13T22:05:00Z" w16du:dateUtc="2025-03-13T16:35:00Z">
        <w:r w:rsidRPr="00607B2A">
          <w:rPr>
            <w:rFonts w:ascii="Avenir Next" w:hAnsi="Avenir Next"/>
            <w:color w:val="000000"/>
          </w:rPr>
          <w:t xml:space="preserve">The following materials </w:t>
        </w:r>
      </w:ins>
      <w:ins w:id="280" w:author="Maddumage Don Sandeepa Lakshad Wimalananda" w:date="2025-03-18T14:53:00Z" w16du:dateUtc="2025-03-18T09:23:00Z">
        <w:r w:rsidR="00291AD2">
          <w:rPr>
            <w:rFonts w:ascii="Avenir Next" w:hAnsi="Avenir Next"/>
            <w:color w:val="000000"/>
          </w:rPr>
          <w:t>should</w:t>
        </w:r>
      </w:ins>
      <w:ins w:id="281" w:author="Maddumage Don Sandeepa Lakshad Wimalananda" w:date="2025-03-13T22:05:00Z" w16du:dateUtc="2025-03-13T16:35:00Z">
        <w:r w:rsidRPr="00607B2A">
          <w:rPr>
            <w:rFonts w:ascii="Avenir Next" w:hAnsi="Avenir Next"/>
            <w:color w:val="000000"/>
          </w:rPr>
          <w:t xml:space="preserve"> </w:t>
        </w:r>
      </w:ins>
      <w:ins w:id="282" w:author="Maddumage Don Sandeepa Lakshad Wimalananda" w:date="2025-03-18T14:53:00Z" w16du:dateUtc="2025-03-18T09:23:00Z">
        <w:r w:rsidR="00291AD2">
          <w:rPr>
            <w:rFonts w:ascii="Avenir Next" w:hAnsi="Avenir Next"/>
            <w:color w:val="000000"/>
          </w:rPr>
          <w:t>be submitted</w:t>
        </w:r>
      </w:ins>
      <w:ins w:id="283" w:author="Maddumage Don Sandeepa Lakshad Wimalananda" w:date="2025-03-13T22:05:00Z" w16du:dateUtc="2025-03-13T16:35:00Z">
        <w:r w:rsidRPr="00607B2A">
          <w:rPr>
            <w:rFonts w:ascii="Avenir Next" w:hAnsi="Avenir Next"/>
            <w:color w:val="000000"/>
          </w:rPr>
          <w:t xml:space="preserve"> prior to the final competition (the submission dates will be announced after the preliminary competition): </w:t>
        </w:r>
      </w:ins>
    </w:p>
    <w:p w14:paraId="276602C8" w14:textId="0121EA0C" w:rsidR="00A56DFF" w:rsidRPr="00607B2A" w:rsidRDefault="000C0584">
      <w:pPr>
        <w:pStyle w:val="NormalWeb"/>
        <w:numPr>
          <w:ilvl w:val="0"/>
          <w:numId w:val="3"/>
        </w:numPr>
        <w:spacing w:before="0" w:beforeAutospacing="0" w:after="0" w:afterAutospacing="0" w:line="276" w:lineRule="auto"/>
        <w:jc w:val="both"/>
        <w:rPr>
          <w:ins w:id="284" w:author="Maddumage Don Sandeepa Lakshad Wimalananda" w:date="2025-03-13T22:03:00Z" w16du:dateUtc="2025-03-13T16:33:00Z"/>
          <w:rFonts w:ascii="Avenir Next" w:hAnsi="Avenir Next"/>
          <w:color w:val="000000"/>
          <w:rPrChange w:id="285" w:author="Maddumage Don Sandeepa Lakshad Wimalananda" w:date="2025-03-13T22:06:00Z" w16du:dateUtc="2025-03-13T16:36:00Z">
            <w:rPr>
              <w:ins w:id="286" w:author="Maddumage Don Sandeepa Lakshad Wimalananda" w:date="2025-03-13T22:03:00Z" w16du:dateUtc="2025-03-13T16:33:00Z"/>
              <w:color w:val="000000"/>
            </w:rPr>
          </w:rPrChange>
        </w:rPr>
        <w:pPrChange w:id="287" w:author="Maddumage Don Sandeepa Lakshad Wimalananda" w:date="2025-03-13T22:14:00Z" w16du:dateUtc="2025-03-13T16:44:00Z">
          <w:pPr>
            <w:pStyle w:val="NormalWeb"/>
            <w:numPr>
              <w:numId w:val="3"/>
            </w:numPr>
            <w:ind w:left="720" w:hanging="360"/>
          </w:pPr>
        </w:pPrChange>
      </w:pPr>
      <w:ins w:id="288" w:author="Maddumage Don Sandeepa Lakshad Wimalananda" w:date="2026-02-24T18:24:00Z" w16du:dateUtc="2026-02-24T12:54:00Z">
        <w:r w:rsidRPr="00DF493C">
          <w:rPr>
            <w:rFonts w:ascii="Avenir Next" w:hAnsi="Avenir Next"/>
            <w:color w:val="00B050"/>
          </w:rPr>
          <w:t>Working</w:t>
        </w:r>
        <w:r w:rsidRPr="000C0584">
          <w:rPr>
            <w:rFonts w:ascii="Avenir Next" w:hAnsi="Avenir Next"/>
            <w:color w:val="000000"/>
          </w:rPr>
          <w:t xml:space="preserve"> </w:t>
        </w:r>
      </w:ins>
      <w:ins w:id="289" w:author="Maddumage Don Sandeepa Lakshad Wimalananda" w:date="2025-03-13T22:03:00Z" w16du:dateUtc="2025-03-13T16:33:00Z">
        <w:r w:rsidR="00A56DFF" w:rsidRPr="00607B2A">
          <w:rPr>
            <w:rFonts w:ascii="Avenir Next" w:hAnsi="Avenir Next"/>
            <w:color w:val="000000"/>
            <w:rPrChange w:id="290" w:author="Maddumage Don Sandeepa Lakshad Wimalananda" w:date="2025-03-13T22:06:00Z" w16du:dateUtc="2025-03-13T16:36:00Z">
              <w:rPr>
                <w:color w:val="000000"/>
              </w:rPr>
            </w:rPrChange>
          </w:rPr>
          <w:t>prototype of the invention</w:t>
        </w:r>
      </w:ins>
    </w:p>
    <w:p w14:paraId="114C173C" w14:textId="26489020" w:rsidR="00A56DFF" w:rsidRPr="00607B2A" w:rsidRDefault="00A56DFF">
      <w:pPr>
        <w:pStyle w:val="NormalWeb"/>
        <w:numPr>
          <w:ilvl w:val="0"/>
          <w:numId w:val="3"/>
        </w:numPr>
        <w:spacing w:before="0" w:beforeAutospacing="0" w:after="0" w:afterAutospacing="0" w:line="276" w:lineRule="auto"/>
        <w:jc w:val="both"/>
        <w:rPr>
          <w:ins w:id="291" w:author="Maddumage Don Sandeepa Lakshad Wimalananda" w:date="2025-03-13T22:03:00Z" w16du:dateUtc="2025-03-13T16:33:00Z"/>
          <w:rFonts w:ascii="Avenir Next" w:hAnsi="Avenir Next"/>
          <w:color w:val="000000"/>
          <w:rPrChange w:id="292" w:author="Maddumage Don Sandeepa Lakshad Wimalananda" w:date="2025-03-13T22:06:00Z" w16du:dateUtc="2025-03-13T16:36:00Z">
            <w:rPr>
              <w:ins w:id="293" w:author="Maddumage Don Sandeepa Lakshad Wimalananda" w:date="2025-03-13T22:03:00Z" w16du:dateUtc="2025-03-13T16:33:00Z"/>
              <w:color w:val="000000"/>
            </w:rPr>
          </w:rPrChange>
        </w:rPr>
        <w:pPrChange w:id="294" w:author="Maddumage Don Sandeepa Lakshad Wimalananda" w:date="2025-03-13T22:14:00Z" w16du:dateUtc="2025-03-13T16:44:00Z">
          <w:pPr>
            <w:pStyle w:val="NormalWeb"/>
            <w:numPr>
              <w:numId w:val="3"/>
            </w:numPr>
            <w:ind w:left="720" w:hanging="360"/>
          </w:pPr>
        </w:pPrChange>
      </w:pPr>
      <w:ins w:id="295" w:author="Maddumage Don Sandeepa Lakshad Wimalananda" w:date="2025-03-13T22:03:00Z" w16du:dateUtc="2025-03-13T16:33:00Z">
        <w:r w:rsidRPr="00607B2A">
          <w:rPr>
            <w:rFonts w:ascii="Avenir Next" w:hAnsi="Avenir Next"/>
            <w:color w:val="000000"/>
            <w:rPrChange w:id="296" w:author="Maddumage Don Sandeepa Lakshad Wimalananda" w:date="2025-03-13T22:06:00Z" w16du:dateUtc="2025-03-13T16:36:00Z">
              <w:rPr>
                <w:color w:val="000000"/>
              </w:rPr>
            </w:rPrChange>
          </w:rPr>
          <w:t xml:space="preserve">A video clip </w:t>
        </w:r>
      </w:ins>
      <w:ins w:id="297" w:author="Maddumage Don Sandeepa Lakshad Wimalananda" w:date="2025-03-18T14:54:00Z" w16du:dateUtc="2025-03-18T09:24:00Z">
        <w:r w:rsidR="00291AD2">
          <w:rPr>
            <w:rFonts w:ascii="Avenir Next" w:hAnsi="Avenir Next"/>
            <w:color w:val="000000"/>
          </w:rPr>
          <w:t>that</w:t>
        </w:r>
      </w:ins>
      <w:ins w:id="298" w:author="Maddumage Don Sandeepa Lakshad Wimalananda" w:date="2025-03-13T22:03:00Z" w16du:dateUtc="2025-03-13T16:33:00Z">
        <w:r w:rsidRPr="00607B2A">
          <w:rPr>
            <w:rFonts w:ascii="Avenir Next" w:hAnsi="Avenir Next"/>
            <w:color w:val="000000"/>
            <w:rPrChange w:id="299" w:author="Maddumage Don Sandeepa Lakshad Wimalananda" w:date="2025-03-13T22:06:00Z" w16du:dateUtc="2025-03-13T16:36:00Z">
              <w:rPr>
                <w:color w:val="000000"/>
              </w:rPr>
            </w:rPrChange>
          </w:rPr>
          <w:t xml:space="preserve"> markets your </w:t>
        </w:r>
      </w:ins>
      <w:ins w:id="300" w:author="Maddumage Don Sandeepa Lakshad Wimalananda" w:date="2026-02-17T20:23:00Z" w16du:dateUtc="2026-02-17T14:53:00Z">
        <w:r w:rsidR="00101308">
          <w:rPr>
            <w:rFonts w:ascii="Avenir Next" w:hAnsi="Avenir Next"/>
            <w:color w:val="000000"/>
          </w:rPr>
          <w:t>invention/innovation</w:t>
        </w:r>
      </w:ins>
    </w:p>
    <w:p w14:paraId="2F2412CB" w14:textId="600F4959" w:rsidR="00A56DFF" w:rsidRPr="00607B2A" w:rsidRDefault="00A56DFF">
      <w:pPr>
        <w:pStyle w:val="NormalWeb"/>
        <w:numPr>
          <w:ilvl w:val="0"/>
          <w:numId w:val="3"/>
        </w:numPr>
        <w:spacing w:before="0" w:beforeAutospacing="0" w:after="0" w:afterAutospacing="0" w:line="276" w:lineRule="auto"/>
        <w:jc w:val="both"/>
        <w:rPr>
          <w:ins w:id="301" w:author="Maddumage Don Sandeepa Lakshad Wimalananda" w:date="2025-03-13T22:03:00Z" w16du:dateUtc="2025-03-13T16:33:00Z"/>
          <w:rFonts w:ascii="Avenir Next" w:hAnsi="Avenir Next"/>
          <w:color w:val="000000"/>
          <w:rPrChange w:id="302" w:author="Maddumage Don Sandeepa Lakshad Wimalananda" w:date="2025-03-13T22:06:00Z" w16du:dateUtc="2025-03-13T16:36:00Z">
            <w:rPr>
              <w:ins w:id="303" w:author="Maddumage Don Sandeepa Lakshad Wimalananda" w:date="2025-03-13T22:03:00Z" w16du:dateUtc="2025-03-13T16:33:00Z"/>
              <w:color w:val="000000"/>
            </w:rPr>
          </w:rPrChange>
        </w:rPr>
        <w:pPrChange w:id="304" w:author="Maddumage Don Sandeepa Lakshad Wimalananda" w:date="2025-03-13T22:14:00Z" w16du:dateUtc="2025-03-13T16:44:00Z">
          <w:pPr>
            <w:pStyle w:val="NormalWeb"/>
            <w:numPr>
              <w:numId w:val="3"/>
            </w:numPr>
            <w:ind w:left="720" w:hanging="360"/>
          </w:pPr>
        </w:pPrChange>
      </w:pPr>
      <w:ins w:id="305" w:author="Maddumage Don Sandeepa Lakshad Wimalananda" w:date="2025-03-13T22:03:00Z" w16du:dateUtc="2025-03-13T16:33:00Z">
        <w:r w:rsidRPr="00607B2A">
          <w:rPr>
            <w:rFonts w:ascii="Avenir Next" w:hAnsi="Avenir Next"/>
            <w:color w:val="000000"/>
            <w:rPrChange w:id="306" w:author="Maddumage Don Sandeepa Lakshad Wimalananda" w:date="2025-03-13T22:06:00Z" w16du:dateUtc="2025-03-13T16:36:00Z">
              <w:rPr>
                <w:color w:val="000000"/>
              </w:rPr>
            </w:rPrChange>
          </w:rPr>
          <w:t>A Q&amp;A session will be held regarding the invention conducted by the judg</w:t>
        </w:r>
      </w:ins>
      <w:ins w:id="307" w:author="Maddumage Don Sandeepa Lakshad Wimalananda" w:date="2025-03-18T14:54:00Z" w16du:dateUtc="2025-03-18T09:24:00Z">
        <w:r w:rsidR="00291AD2">
          <w:rPr>
            <w:rFonts w:ascii="Avenir Next" w:hAnsi="Avenir Next"/>
            <w:color w:val="000000"/>
          </w:rPr>
          <w:t>ing</w:t>
        </w:r>
      </w:ins>
      <w:ins w:id="308" w:author="Maddumage Don Sandeepa Lakshad Wimalananda" w:date="2025-03-13T22:03:00Z" w16du:dateUtc="2025-03-13T16:33:00Z">
        <w:r w:rsidRPr="00607B2A">
          <w:rPr>
            <w:rFonts w:ascii="Avenir Next" w:hAnsi="Avenir Next"/>
            <w:color w:val="000000"/>
            <w:rPrChange w:id="309" w:author="Maddumage Don Sandeepa Lakshad Wimalananda" w:date="2025-03-13T22:06:00Z" w16du:dateUtc="2025-03-13T16:36:00Z">
              <w:rPr>
                <w:color w:val="000000"/>
              </w:rPr>
            </w:rPrChange>
          </w:rPr>
          <w:t xml:space="preserve"> panel.</w:t>
        </w:r>
      </w:ins>
    </w:p>
    <w:p w14:paraId="35948A1F" w14:textId="77777777" w:rsidR="0088470B" w:rsidRPr="0087104A" w:rsidRDefault="0088470B">
      <w:pPr>
        <w:spacing w:after="0" w:line="276" w:lineRule="auto"/>
        <w:jc w:val="both"/>
        <w:rPr>
          <w:ins w:id="310" w:author="Maddumage Don Sandeepa Lakshad Wimalananda" w:date="2025-03-13T07:25:00Z" w16du:dateUtc="2025-03-13T01:55:00Z"/>
          <w:rFonts w:ascii="Avenir Next" w:hAnsi="Avenir Next" w:cs="Segoe UI Historic"/>
          <w:sz w:val="24"/>
          <w:szCs w:val="24"/>
        </w:rPr>
        <w:pPrChange w:id="311" w:author="Maddumage Don Sandeepa Lakshad Wimalananda" w:date="2025-03-13T22:14:00Z" w16du:dateUtc="2025-03-13T16:44:00Z">
          <w:pPr>
            <w:spacing w:line="276" w:lineRule="auto"/>
            <w:jc w:val="both"/>
          </w:pPr>
        </w:pPrChange>
      </w:pPr>
    </w:p>
    <w:p w14:paraId="7E7AE6FD" w14:textId="77777777" w:rsidR="00E26BFE" w:rsidRPr="0088470B" w:rsidRDefault="00E26BFE" w:rsidP="00904C4A">
      <w:pPr>
        <w:pStyle w:val="Heading3"/>
        <w:spacing w:line="276" w:lineRule="auto"/>
        <w:rPr>
          <w:ins w:id="312" w:author="Maddumage Don Sandeepa Lakshad Wimalananda" w:date="2025-03-13T07:25:00Z" w16du:dateUtc="2025-03-13T01:55:00Z"/>
          <w:rFonts w:ascii="Avenir Next" w:hAnsi="Avenir Next" w:cs="Segoe UI Historic"/>
          <w:b/>
          <w:bCs/>
          <w:i/>
          <w:iCs/>
          <w:color w:val="000000" w:themeColor="text1"/>
          <w:rPrChange w:id="313" w:author="Maddumage Don Sandeepa Lakshad Wimalananda" w:date="2025-03-13T07:41:00Z" w16du:dateUtc="2025-03-13T02:11:00Z">
            <w:rPr>
              <w:ins w:id="314" w:author="Maddumage Don Sandeepa Lakshad Wimalananda" w:date="2025-03-13T07:25:00Z" w16du:dateUtc="2025-03-13T01:55:00Z"/>
              <w:rFonts w:ascii="Avenir Next" w:hAnsi="Avenir Next" w:cs="Segoe UI Historic"/>
              <w:b/>
              <w:bCs/>
              <w:color w:val="2E74B5" w:themeColor="accent5" w:themeShade="BF"/>
              <w:sz w:val="26"/>
              <w:szCs w:val="26"/>
            </w:rPr>
          </w:rPrChange>
        </w:rPr>
      </w:pPr>
      <w:ins w:id="315" w:author="Maddumage Don Sandeepa Lakshad Wimalananda" w:date="2025-03-13T07:25:00Z" w16du:dateUtc="2025-03-13T01:55:00Z">
        <w:r w:rsidRPr="0088470B">
          <w:rPr>
            <w:rFonts w:ascii="Avenir Next" w:hAnsi="Avenir Next" w:cs="Segoe UI Historic"/>
            <w:b/>
            <w:bCs/>
            <w:i/>
            <w:iCs/>
            <w:color w:val="000000" w:themeColor="text1"/>
            <w:rPrChange w:id="316" w:author="Maddumage Don Sandeepa Lakshad Wimalananda" w:date="2025-03-13T07:41:00Z" w16du:dateUtc="2025-03-13T02:11:00Z">
              <w:rPr>
                <w:rFonts w:ascii="Avenir Next" w:hAnsi="Avenir Next" w:cs="Segoe UI Historic"/>
                <w:b/>
                <w:bCs/>
                <w:color w:val="2E74B5" w:themeColor="accent5" w:themeShade="BF"/>
                <w:sz w:val="26"/>
                <w:szCs w:val="26"/>
              </w:rPr>
            </w:rPrChange>
          </w:rPr>
          <w:t>Evaluation Process</w:t>
        </w:r>
      </w:ins>
    </w:p>
    <w:p w14:paraId="62609775" w14:textId="7686F792" w:rsidR="00653C21" w:rsidRDefault="00C54C11" w:rsidP="00904C4A">
      <w:pPr>
        <w:spacing w:after="0" w:line="276" w:lineRule="auto"/>
        <w:jc w:val="both"/>
        <w:rPr>
          <w:ins w:id="317" w:author="Maddumage Don Sandeepa Lakshad Wimalananda" w:date="2025-03-14T06:28:00Z" w16du:dateUtc="2025-03-14T00:58:00Z"/>
          <w:rFonts w:ascii="Avenir Next" w:hAnsi="Avenir Next" w:cs="Segoe UI Historic"/>
          <w:sz w:val="24"/>
          <w:szCs w:val="24"/>
        </w:rPr>
      </w:pPr>
      <w:ins w:id="318" w:author="Maddumage Don Sandeepa Lakshad Wimalananda" w:date="2025-03-14T06:28:00Z" w16du:dateUtc="2025-03-14T00:58:00Z">
        <w:r>
          <w:rPr>
            <w:rFonts w:ascii="Avenir Next" w:hAnsi="Avenir Next" w:cs="Segoe UI Historic"/>
            <w:sz w:val="24"/>
            <w:szCs w:val="24"/>
          </w:rPr>
          <w:t xml:space="preserve">Judges will evaluate projects based on originality and creativity; social, local, and global impact; execution of the idea into a working model; feasibility </w:t>
        </w:r>
      </w:ins>
      <w:ins w:id="319" w:author="Maddumage Don Sandeepa Lakshad Wimalananda" w:date="2026-02-17T18:54:00Z" w16du:dateUtc="2026-02-17T13:24:00Z">
        <w:r w:rsidR="00CC4689">
          <w:rPr>
            <w:rFonts w:ascii="Avenir Next" w:hAnsi="Avenir Next" w:cs="Segoe UI Historic"/>
            <w:sz w:val="24"/>
            <w:szCs w:val="24"/>
          </w:rPr>
          <w:t>of</w:t>
        </w:r>
      </w:ins>
      <w:ins w:id="320" w:author="Maddumage Don Sandeepa Lakshad Wimalananda" w:date="2025-03-14T06:28:00Z" w16du:dateUtc="2025-03-14T00:58:00Z">
        <w:r>
          <w:rPr>
            <w:rFonts w:ascii="Avenir Next" w:hAnsi="Avenir Next" w:cs="Segoe UI Historic"/>
            <w:sz w:val="24"/>
            <w:szCs w:val="24"/>
          </w:rPr>
          <w:t xml:space="preserve"> implementation or commercialization; and innovation demonstration.</w:t>
        </w:r>
      </w:ins>
    </w:p>
    <w:p w14:paraId="5B240F5F" w14:textId="77777777" w:rsidR="00C54C11" w:rsidRPr="00653C21" w:rsidRDefault="00C54C11" w:rsidP="00904C4A">
      <w:pPr>
        <w:spacing w:after="0" w:line="276" w:lineRule="auto"/>
        <w:jc w:val="both"/>
        <w:rPr>
          <w:ins w:id="321" w:author="Maddumage Don Sandeepa Lakshad Wimalananda" w:date="2025-03-13T07:41:00Z" w16du:dateUtc="2025-03-13T02:11:00Z"/>
          <w:rFonts w:ascii="Avenir Next" w:hAnsi="Avenir Next" w:cs="Segoe UI Historic"/>
          <w:sz w:val="24"/>
          <w:szCs w:val="24"/>
        </w:rPr>
      </w:pPr>
    </w:p>
    <w:p w14:paraId="42FB4660" w14:textId="5E301754" w:rsidR="00653C21" w:rsidRPr="00653C21" w:rsidRDefault="00653C21" w:rsidP="00653C21">
      <w:pPr>
        <w:pStyle w:val="p1"/>
        <w:rPr>
          <w:ins w:id="322" w:author="Maddumage Don Sandeepa Lakshad Wimalananda" w:date="2025-03-14T06:17:00Z" w16du:dateUtc="2025-03-14T00:47:00Z"/>
          <w:rFonts w:ascii="Avenir Next" w:hAnsi="Avenir Next"/>
          <w:b/>
          <w:bCs/>
          <w:i/>
          <w:iCs/>
          <w:sz w:val="24"/>
          <w:szCs w:val="24"/>
          <w:rPrChange w:id="323" w:author="Maddumage Don Sandeepa Lakshad Wimalananda" w:date="2025-03-14T06:18:00Z" w16du:dateUtc="2025-03-14T00:48:00Z">
            <w:rPr>
              <w:ins w:id="324" w:author="Maddumage Don Sandeepa Lakshad Wimalananda" w:date="2025-03-14T06:17:00Z" w16du:dateUtc="2025-03-14T00:47:00Z"/>
            </w:rPr>
          </w:rPrChange>
        </w:rPr>
      </w:pPr>
      <w:ins w:id="325" w:author="Maddumage Don Sandeepa Lakshad Wimalananda" w:date="2025-03-14T06:17:00Z" w16du:dateUtc="2025-03-14T00:47:00Z">
        <w:r w:rsidRPr="00653C21">
          <w:rPr>
            <w:rFonts w:ascii="Avenir Next" w:hAnsi="Avenir Next"/>
            <w:b/>
            <w:bCs/>
            <w:i/>
            <w:iCs/>
            <w:sz w:val="24"/>
            <w:szCs w:val="24"/>
            <w:rPrChange w:id="326" w:author="Maddumage Don Sandeepa Lakshad Wimalananda" w:date="2025-03-14T06:18:00Z" w16du:dateUtc="2025-03-14T00:48:00Z">
              <w:rPr/>
            </w:rPrChange>
          </w:rPr>
          <w:lastRenderedPageBreak/>
          <w:t>Reasons for unsuccessful application</w:t>
        </w:r>
      </w:ins>
    </w:p>
    <w:p w14:paraId="3CC7ACD0" w14:textId="0972DE42" w:rsidR="00653C21" w:rsidRDefault="00653C21">
      <w:pPr>
        <w:pStyle w:val="p1"/>
        <w:numPr>
          <w:ilvl w:val="0"/>
          <w:numId w:val="5"/>
        </w:numPr>
        <w:spacing w:line="276" w:lineRule="auto"/>
        <w:rPr>
          <w:ins w:id="327" w:author="Maddumage Don Sandeepa Lakshad Wimalananda" w:date="2025-03-14T06:21:00Z" w16du:dateUtc="2025-03-14T00:51:00Z"/>
          <w:rFonts w:ascii="Avenir Next" w:hAnsi="Avenir Next"/>
          <w:sz w:val="24"/>
          <w:szCs w:val="24"/>
        </w:rPr>
        <w:pPrChange w:id="328" w:author="Maddumage Don Sandeepa Lakshad Wimalananda" w:date="2025-03-14T06:24:00Z" w16du:dateUtc="2025-03-14T00:54:00Z">
          <w:pPr>
            <w:pStyle w:val="p1"/>
          </w:pPr>
        </w:pPrChange>
      </w:pPr>
      <w:ins w:id="329" w:author="Maddumage Don Sandeepa Lakshad Wimalananda" w:date="2025-03-14T06:18:00Z" w16du:dateUtc="2025-03-14T00:48:00Z">
        <w:r>
          <w:rPr>
            <w:rFonts w:ascii="Avenir Next" w:hAnsi="Avenir Next"/>
            <w:sz w:val="24"/>
            <w:szCs w:val="24"/>
          </w:rPr>
          <w:t>Innovatio</w:t>
        </w:r>
      </w:ins>
      <w:ins w:id="330" w:author="Maddumage Don Sandeepa Lakshad Wimalananda" w:date="2025-03-14T06:19:00Z" w16du:dateUtc="2025-03-14T00:49:00Z">
        <w:r>
          <w:rPr>
            <w:rFonts w:ascii="Avenir Next" w:hAnsi="Avenir Next"/>
            <w:sz w:val="24"/>
            <w:szCs w:val="24"/>
          </w:rPr>
          <w:t xml:space="preserve">n </w:t>
        </w:r>
      </w:ins>
      <w:ins w:id="331" w:author="Maddumage Don Sandeepa Lakshad Wimalananda" w:date="2025-03-14T06:20:00Z" w16du:dateUtc="2025-03-14T00:50:00Z">
        <w:r>
          <w:rPr>
            <w:rFonts w:ascii="Avenir Next" w:hAnsi="Avenir Next"/>
            <w:sz w:val="24"/>
            <w:szCs w:val="24"/>
          </w:rPr>
          <w:t xml:space="preserve">uses dangerous and unsafe materials and </w:t>
        </w:r>
      </w:ins>
      <w:proofErr w:type="gramStart"/>
      <w:ins w:id="332" w:author="Maddumage Don Sandeepa Lakshad Wimalananda" w:date="2026-02-17T18:54:00Z" w16du:dateUtc="2026-02-17T13:24:00Z">
        <w:r w:rsidR="00CC4689">
          <w:rPr>
            <w:rFonts w:ascii="Avenir Next" w:hAnsi="Avenir Next"/>
            <w:sz w:val="24"/>
            <w:szCs w:val="24"/>
          </w:rPr>
          <w:t>conditions</w:t>
        </w:r>
      </w:ins>
      <w:ins w:id="333" w:author="Maddumage Don Sandeepa Lakshad Wimalananda" w:date="2026-02-17T18:55:00Z" w16du:dateUtc="2026-02-17T13:25:00Z">
        <w:r w:rsidR="00CC4689">
          <w:rPr>
            <w:rFonts w:ascii="Avenir Next" w:hAnsi="Avenir Next"/>
            <w:sz w:val="24"/>
            <w:szCs w:val="24"/>
          </w:rPr>
          <w:t>,</w:t>
        </w:r>
      </w:ins>
      <w:ins w:id="334" w:author="Maddumage Don Sandeepa Lakshad Wimalananda" w:date="2026-02-17T18:54:00Z" w16du:dateUtc="2026-02-17T13:24:00Z">
        <w:r w:rsidR="00CC4689">
          <w:rPr>
            <w:rFonts w:ascii="Avenir Next" w:hAnsi="Avenir Next"/>
            <w:sz w:val="24"/>
            <w:szCs w:val="24"/>
          </w:rPr>
          <w:t xml:space="preserve"> and</w:t>
        </w:r>
      </w:ins>
      <w:proofErr w:type="gramEnd"/>
      <w:ins w:id="335" w:author="Maddumage Don Sandeepa Lakshad Wimalananda" w:date="2025-03-14T06:22:00Z" w16du:dateUtc="2025-03-14T00:52:00Z">
        <w:r>
          <w:rPr>
            <w:rFonts w:ascii="Avenir Next" w:hAnsi="Avenir Next"/>
            <w:sz w:val="24"/>
            <w:szCs w:val="24"/>
          </w:rPr>
          <w:t xml:space="preserve"> is unsafe to </w:t>
        </w:r>
      </w:ins>
      <w:ins w:id="336" w:author="Maddumage Don Sandeepa Lakshad Wimalananda" w:date="2025-03-14T06:21:00Z" w16du:dateUtc="2025-03-14T00:51:00Z">
        <w:r>
          <w:rPr>
            <w:rFonts w:ascii="Avenir Next" w:hAnsi="Avenir Next"/>
            <w:sz w:val="24"/>
            <w:szCs w:val="24"/>
          </w:rPr>
          <w:t>handl</w:t>
        </w:r>
      </w:ins>
      <w:ins w:id="337" w:author="Maddumage Don Sandeepa Lakshad Wimalananda" w:date="2025-03-14T06:22:00Z" w16du:dateUtc="2025-03-14T00:52:00Z">
        <w:r>
          <w:rPr>
            <w:rFonts w:ascii="Avenir Next" w:hAnsi="Avenir Next"/>
            <w:sz w:val="24"/>
            <w:szCs w:val="24"/>
          </w:rPr>
          <w:t>e</w:t>
        </w:r>
      </w:ins>
      <w:ins w:id="338" w:author="Maddumage Don Sandeepa Lakshad Wimalananda" w:date="2025-03-14T06:17:00Z" w16du:dateUtc="2025-03-14T00:47:00Z">
        <w:r w:rsidRPr="00653C21">
          <w:rPr>
            <w:rFonts w:ascii="Avenir Next" w:hAnsi="Avenir Next"/>
            <w:sz w:val="24"/>
            <w:szCs w:val="24"/>
            <w:rPrChange w:id="339" w:author="Maddumage Don Sandeepa Lakshad Wimalananda" w:date="2025-03-14T06:18:00Z" w16du:dateUtc="2025-03-14T00:48:00Z">
              <w:rPr/>
            </w:rPrChange>
          </w:rPr>
          <w:t>.</w:t>
        </w:r>
      </w:ins>
    </w:p>
    <w:p w14:paraId="56D5C180" w14:textId="37ADD939" w:rsidR="00653C21" w:rsidRDefault="00653C21">
      <w:pPr>
        <w:pStyle w:val="p1"/>
        <w:numPr>
          <w:ilvl w:val="0"/>
          <w:numId w:val="5"/>
        </w:numPr>
        <w:spacing w:line="276" w:lineRule="auto"/>
        <w:rPr>
          <w:ins w:id="340" w:author="Maddumage Don Sandeepa Lakshad Wimalananda" w:date="2025-03-14T06:22:00Z" w16du:dateUtc="2025-03-14T00:52:00Z"/>
          <w:rFonts w:ascii="Avenir Next" w:hAnsi="Avenir Next"/>
          <w:sz w:val="24"/>
          <w:szCs w:val="24"/>
        </w:rPr>
        <w:pPrChange w:id="341" w:author="Maddumage Don Sandeepa Lakshad Wimalananda" w:date="2025-03-14T06:24:00Z" w16du:dateUtc="2025-03-14T00:54:00Z">
          <w:pPr>
            <w:pStyle w:val="p1"/>
          </w:pPr>
        </w:pPrChange>
      </w:pPr>
      <w:ins w:id="342" w:author="Maddumage Don Sandeepa Lakshad Wimalananda" w:date="2025-03-14T06:22:00Z" w16du:dateUtc="2025-03-14T00:52:00Z">
        <w:r>
          <w:rPr>
            <w:rFonts w:ascii="Avenir Next" w:hAnsi="Avenir Next"/>
            <w:sz w:val="24"/>
            <w:szCs w:val="24"/>
          </w:rPr>
          <w:t>Innovation</w:t>
        </w:r>
      </w:ins>
      <w:ins w:id="343" w:author="Maddumage Don Sandeepa Lakshad Wimalananda" w:date="2025-03-14T06:21:00Z" w16du:dateUtc="2025-03-14T00:51:00Z">
        <w:r w:rsidRPr="000E49DB">
          <w:rPr>
            <w:rFonts w:ascii="Avenir Next" w:hAnsi="Avenir Next"/>
            <w:sz w:val="24"/>
            <w:szCs w:val="24"/>
          </w:rPr>
          <w:t xml:space="preserve"> that can cause harm to humans and animals.</w:t>
        </w:r>
      </w:ins>
    </w:p>
    <w:p w14:paraId="45DDADF4" w14:textId="6D1A29B6" w:rsidR="00653C21" w:rsidRPr="00653C21" w:rsidRDefault="00653C21">
      <w:pPr>
        <w:pStyle w:val="p1"/>
        <w:numPr>
          <w:ilvl w:val="0"/>
          <w:numId w:val="5"/>
        </w:numPr>
        <w:spacing w:line="276" w:lineRule="auto"/>
        <w:rPr>
          <w:ins w:id="344" w:author="Maddumage Don Sandeepa Lakshad Wimalananda" w:date="2025-03-14T06:17:00Z" w16du:dateUtc="2025-03-14T00:47:00Z"/>
          <w:rFonts w:ascii="Avenir Next" w:hAnsi="Avenir Next"/>
          <w:sz w:val="24"/>
          <w:szCs w:val="24"/>
          <w:rPrChange w:id="345" w:author="Maddumage Don Sandeepa Lakshad Wimalananda" w:date="2025-03-14T06:18:00Z" w16du:dateUtc="2025-03-14T00:48:00Z">
            <w:rPr>
              <w:ins w:id="346" w:author="Maddumage Don Sandeepa Lakshad Wimalananda" w:date="2025-03-14T06:17:00Z" w16du:dateUtc="2025-03-14T00:47:00Z"/>
            </w:rPr>
          </w:rPrChange>
        </w:rPr>
        <w:pPrChange w:id="347" w:author="Maddumage Don Sandeepa Lakshad Wimalananda" w:date="2025-03-14T06:24:00Z" w16du:dateUtc="2025-03-14T00:54:00Z">
          <w:pPr>
            <w:pStyle w:val="p1"/>
          </w:pPr>
        </w:pPrChange>
      </w:pPr>
      <w:ins w:id="348" w:author="Maddumage Don Sandeepa Lakshad Wimalananda" w:date="2025-03-14T06:22:00Z" w16du:dateUtc="2025-03-14T00:52:00Z">
        <w:r>
          <w:rPr>
            <w:rFonts w:ascii="Avenir Next" w:hAnsi="Avenir Next"/>
            <w:sz w:val="24"/>
            <w:szCs w:val="24"/>
          </w:rPr>
          <w:t xml:space="preserve">Innovation </w:t>
        </w:r>
      </w:ins>
      <w:ins w:id="349" w:author="Maddumage Don Sandeepa Lakshad Wimalananda" w:date="2025-03-14T06:23:00Z" w16du:dateUtc="2025-03-14T00:53:00Z">
        <w:r>
          <w:rPr>
            <w:rFonts w:ascii="Avenir Next" w:hAnsi="Avenir Next"/>
            <w:sz w:val="24"/>
            <w:szCs w:val="24"/>
          </w:rPr>
          <w:t>violates research ethics</w:t>
        </w:r>
      </w:ins>
    </w:p>
    <w:p w14:paraId="533D7C88" w14:textId="77777777" w:rsidR="00653C21" w:rsidRPr="00653C21" w:rsidRDefault="00653C21">
      <w:pPr>
        <w:pStyle w:val="p1"/>
        <w:numPr>
          <w:ilvl w:val="0"/>
          <w:numId w:val="5"/>
        </w:numPr>
        <w:spacing w:line="276" w:lineRule="auto"/>
        <w:rPr>
          <w:ins w:id="350" w:author="Maddumage Don Sandeepa Lakshad Wimalananda" w:date="2025-03-14T06:17:00Z" w16du:dateUtc="2025-03-14T00:47:00Z"/>
          <w:rFonts w:ascii="Avenir Next" w:hAnsi="Avenir Next"/>
          <w:sz w:val="24"/>
          <w:szCs w:val="24"/>
          <w:rPrChange w:id="351" w:author="Maddumage Don Sandeepa Lakshad Wimalananda" w:date="2025-03-14T06:18:00Z" w16du:dateUtc="2025-03-14T00:48:00Z">
            <w:rPr>
              <w:ins w:id="352" w:author="Maddumage Don Sandeepa Lakshad Wimalananda" w:date="2025-03-14T06:17:00Z" w16du:dateUtc="2025-03-14T00:47:00Z"/>
            </w:rPr>
          </w:rPrChange>
        </w:rPr>
        <w:pPrChange w:id="353" w:author="Maddumage Don Sandeepa Lakshad Wimalananda" w:date="2025-03-14T06:24:00Z" w16du:dateUtc="2025-03-14T00:54:00Z">
          <w:pPr>
            <w:pStyle w:val="p1"/>
          </w:pPr>
        </w:pPrChange>
      </w:pPr>
      <w:ins w:id="354" w:author="Maddumage Don Sandeepa Lakshad Wimalananda" w:date="2025-03-14T06:17:00Z" w16du:dateUtc="2025-03-14T00:47:00Z">
        <w:r w:rsidRPr="00653C21">
          <w:rPr>
            <w:rFonts w:ascii="Avenir Next" w:hAnsi="Avenir Next"/>
            <w:sz w:val="24"/>
            <w:szCs w:val="24"/>
            <w:rPrChange w:id="355" w:author="Maddumage Don Sandeepa Lakshad Wimalananda" w:date="2025-03-14T06:18:00Z" w16du:dateUtc="2025-03-14T00:48:00Z">
              <w:rPr/>
            </w:rPrChange>
          </w:rPr>
          <w:t>Models of existing products and processes.</w:t>
        </w:r>
      </w:ins>
    </w:p>
    <w:p w14:paraId="28A04EDB" w14:textId="6B0F2848" w:rsidR="00653C21" w:rsidRPr="00653C21" w:rsidRDefault="00653C21">
      <w:pPr>
        <w:pStyle w:val="p1"/>
        <w:numPr>
          <w:ilvl w:val="0"/>
          <w:numId w:val="5"/>
        </w:numPr>
        <w:spacing w:line="276" w:lineRule="auto"/>
        <w:rPr>
          <w:ins w:id="356" w:author="Maddumage Don Sandeepa Lakshad Wimalananda" w:date="2025-03-14T06:17:00Z" w16du:dateUtc="2025-03-14T00:47:00Z"/>
          <w:rFonts w:ascii="Avenir Next" w:hAnsi="Avenir Next"/>
          <w:sz w:val="24"/>
          <w:szCs w:val="24"/>
          <w:rPrChange w:id="357" w:author="Maddumage Don Sandeepa Lakshad Wimalananda" w:date="2025-03-14T06:18:00Z" w16du:dateUtc="2025-03-14T00:48:00Z">
            <w:rPr>
              <w:ins w:id="358" w:author="Maddumage Don Sandeepa Lakshad Wimalananda" w:date="2025-03-14T06:17:00Z" w16du:dateUtc="2025-03-14T00:47:00Z"/>
            </w:rPr>
          </w:rPrChange>
        </w:rPr>
        <w:pPrChange w:id="359" w:author="Maddumage Don Sandeepa Lakshad Wimalananda" w:date="2025-03-14T06:24:00Z" w16du:dateUtc="2025-03-14T00:54:00Z">
          <w:pPr>
            <w:pStyle w:val="p1"/>
          </w:pPr>
        </w:pPrChange>
      </w:pPr>
      <w:ins w:id="360" w:author="Maddumage Don Sandeepa Lakshad Wimalananda" w:date="2025-03-14T06:17:00Z" w16du:dateUtc="2025-03-14T00:47:00Z">
        <w:r w:rsidRPr="00653C21">
          <w:rPr>
            <w:rFonts w:ascii="Avenir Next" w:hAnsi="Avenir Next"/>
            <w:sz w:val="24"/>
            <w:szCs w:val="24"/>
            <w:rPrChange w:id="361" w:author="Maddumage Don Sandeepa Lakshad Wimalananda" w:date="2025-03-14T06:18:00Z" w16du:dateUtc="2025-03-14T00:48:00Z">
              <w:rPr/>
            </w:rPrChange>
          </w:rPr>
          <w:t>Products/models that contain</w:t>
        </w:r>
      </w:ins>
      <w:ins w:id="362" w:author="Maddumage Don Sandeepa Lakshad Wimalananda" w:date="2025-03-20T09:29:00Z" w16du:dateUtc="2025-03-20T03:59:00Z">
        <w:r w:rsidR="00A87072">
          <w:rPr>
            <w:rFonts w:ascii="Avenir Next" w:hAnsi="Avenir Next"/>
            <w:sz w:val="24"/>
            <w:szCs w:val="24"/>
          </w:rPr>
          <w:t>/</w:t>
        </w:r>
      </w:ins>
      <w:ins w:id="363" w:author="Maddumage Don Sandeepa Lakshad Wimalananda" w:date="2025-03-14T06:17:00Z" w16du:dateUtc="2025-03-14T00:47:00Z">
        <w:r w:rsidRPr="00653C21">
          <w:rPr>
            <w:rFonts w:ascii="Avenir Next" w:hAnsi="Avenir Next"/>
            <w:sz w:val="24"/>
            <w:szCs w:val="24"/>
            <w:rPrChange w:id="364" w:author="Maddumage Don Sandeepa Lakshad Wimalananda" w:date="2025-03-14T06:18:00Z" w16du:dateUtc="2025-03-14T00:48:00Z">
              <w:rPr/>
            </w:rPrChange>
          </w:rPr>
          <w:t>use live specimens</w:t>
        </w:r>
      </w:ins>
      <w:ins w:id="365" w:author="Maddumage Don Sandeepa Lakshad Wimalananda" w:date="2025-03-20T09:28:00Z" w16du:dateUtc="2025-03-20T03:58:00Z">
        <w:r w:rsidR="00A87072">
          <w:rPr>
            <w:rFonts w:ascii="Avenir Next" w:hAnsi="Avenir Next"/>
            <w:sz w:val="24"/>
            <w:szCs w:val="24"/>
          </w:rPr>
          <w:t xml:space="preserve"> without obtaining ethical clearance</w:t>
        </w:r>
      </w:ins>
      <w:ins w:id="366" w:author="Maddumage Don Sandeepa Lakshad Wimalananda" w:date="2025-03-14T06:17:00Z" w16du:dateUtc="2025-03-14T00:47:00Z">
        <w:r w:rsidRPr="00653C21">
          <w:rPr>
            <w:rFonts w:ascii="Avenir Next" w:hAnsi="Avenir Next"/>
            <w:sz w:val="24"/>
            <w:szCs w:val="24"/>
            <w:rPrChange w:id="367" w:author="Maddumage Don Sandeepa Lakshad Wimalananda" w:date="2025-03-14T06:18:00Z" w16du:dateUtc="2025-03-14T00:48:00Z">
              <w:rPr/>
            </w:rPrChange>
          </w:rPr>
          <w:t>.</w:t>
        </w:r>
      </w:ins>
    </w:p>
    <w:p w14:paraId="28FDDD6F" w14:textId="20B110A9" w:rsidR="00653C21" w:rsidRPr="00653C21" w:rsidRDefault="00653C21">
      <w:pPr>
        <w:pStyle w:val="p1"/>
        <w:numPr>
          <w:ilvl w:val="0"/>
          <w:numId w:val="5"/>
        </w:numPr>
        <w:spacing w:line="276" w:lineRule="auto"/>
        <w:rPr>
          <w:ins w:id="368" w:author="Maddumage Don Sandeepa Lakshad Wimalananda" w:date="2025-03-14T06:17:00Z" w16du:dateUtc="2025-03-14T00:47:00Z"/>
          <w:rFonts w:ascii="Avenir Next" w:hAnsi="Avenir Next"/>
          <w:sz w:val="24"/>
          <w:szCs w:val="24"/>
          <w:rPrChange w:id="369" w:author="Maddumage Don Sandeepa Lakshad Wimalananda" w:date="2025-03-14T06:18:00Z" w16du:dateUtc="2025-03-14T00:48:00Z">
            <w:rPr>
              <w:ins w:id="370" w:author="Maddumage Don Sandeepa Lakshad Wimalananda" w:date="2025-03-14T06:17:00Z" w16du:dateUtc="2025-03-14T00:47:00Z"/>
            </w:rPr>
          </w:rPrChange>
        </w:rPr>
        <w:pPrChange w:id="371" w:author="Maddumage Don Sandeepa Lakshad Wimalananda" w:date="2025-03-14T06:24:00Z" w16du:dateUtc="2025-03-14T00:54:00Z">
          <w:pPr>
            <w:pStyle w:val="p1"/>
          </w:pPr>
        </w:pPrChange>
      </w:pPr>
      <w:ins w:id="372" w:author="Maddumage Don Sandeepa Lakshad Wimalananda" w:date="2025-03-14T06:17:00Z" w16du:dateUtc="2025-03-14T00:47:00Z">
        <w:r w:rsidRPr="00653C21">
          <w:rPr>
            <w:rFonts w:ascii="Avenir Next" w:hAnsi="Avenir Next"/>
            <w:sz w:val="24"/>
            <w:szCs w:val="24"/>
            <w:rPrChange w:id="373" w:author="Maddumage Don Sandeepa Lakshad Wimalananda" w:date="2025-03-14T06:18:00Z" w16du:dateUtc="2025-03-14T00:48:00Z">
              <w:rPr/>
            </w:rPrChange>
          </w:rPr>
          <w:t>Products/models that contain/use firearms.</w:t>
        </w:r>
      </w:ins>
    </w:p>
    <w:p w14:paraId="3E244248" w14:textId="77777777" w:rsidR="0088470B" w:rsidRPr="00653C21" w:rsidRDefault="0088470B">
      <w:pPr>
        <w:spacing w:after="0" w:line="276" w:lineRule="auto"/>
        <w:jc w:val="both"/>
        <w:rPr>
          <w:ins w:id="374" w:author="Maddumage Don Sandeepa Lakshad Wimalananda" w:date="2025-03-13T07:25:00Z" w16du:dateUtc="2025-03-13T01:55:00Z"/>
          <w:rFonts w:ascii="Avenir Next" w:hAnsi="Avenir Next" w:cs="Segoe UI Historic"/>
          <w:sz w:val="24"/>
          <w:szCs w:val="24"/>
        </w:rPr>
        <w:pPrChange w:id="375" w:author="Maddumage Don Sandeepa Lakshad Wimalananda" w:date="2025-03-13T22:14:00Z" w16du:dateUtc="2025-03-13T16:44:00Z">
          <w:pPr>
            <w:spacing w:line="276" w:lineRule="auto"/>
            <w:jc w:val="both"/>
          </w:pPr>
        </w:pPrChange>
      </w:pPr>
    </w:p>
    <w:p w14:paraId="47AE03F3" w14:textId="5F924312" w:rsidR="00E26BFE" w:rsidRDefault="00E26BFE" w:rsidP="00904C4A">
      <w:pPr>
        <w:pStyle w:val="Heading2"/>
        <w:spacing w:line="276" w:lineRule="auto"/>
        <w:rPr>
          <w:ins w:id="376" w:author="Maddumage Don Sandeepa Lakshad Wimalananda" w:date="2025-03-14T06:29:00Z" w16du:dateUtc="2025-03-14T00:59:00Z"/>
          <w:rFonts w:ascii="Avenir Next" w:hAnsi="Avenir Next" w:cs="Segoe UI Historic"/>
          <w:b/>
          <w:bCs/>
          <w:color w:val="2E74B5" w:themeColor="accent5" w:themeShade="BF"/>
          <w:sz w:val="28"/>
          <w:szCs w:val="28"/>
        </w:rPr>
      </w:pPr>
      <w:ins w:id="377" w:author="Maddumage Don Sandeepa Lakshad Wimalananda" w:date="2025-03-13T07:25:00Z" w16du:dateUtc="2025-03-13T01:55:00Z">
        <w:r w:rsidRPr="0087104A">
          <w:rPr>
            <w:rFonts w:ascii="Avenir Next" w:hAnsi="Avenir Next" w:cs="Segoe UI Historic"/>
            <w:b/>
            <w:bCs/>
            <w:color w:val="2E74B5" w:themeColor="accent5" w:themeShade="BF"/>
            <w:sz w:val="28"/>
            <w:szCs w:val="28"/>
          </w:rPr>
          <w:t>Award</w:t>
        </w:r>
      </w:ins>
      <w:ins w:id="378" w:author="Maddumage Don Sandeepa Lakshad Wimalananda" w:date="2025-03-13T22:08:00Z" w16du:dateUtc="2025-03-13T16:38:00Z">
        <w:r w:rsidR="00607B2A">
          <w:rPr>
            <w:rFonts w:ascii="Avenir Next" w:hAnsi="Avenir Next" w:cs="Segoe UI Historic"/>
            <w:b/>
            <w:bCs/>
            <w:color w:val="2E74B5" w:themeColor="accent5" w:themeShade="BF"/>
            <w:sz w:val="28"/>
            <w:szCs w:val="28"/>
          </w:rPr>
          <w:t>s</w:t>
        </w:r>
      </w:ins>
    </w:p>
    <w:p w14:paraId="7617A2F5" w14:textId="77777777" w:rsidR="00C54C11" w:rsidRPr="00C54C11" w:rsidRDefault="00C54C11">
      <w:pPr>
        <w:rPr>
          <w:ins w:id="379" w:author="Maddumage Don Sandeepa Lakshad Wimalananda" w:date="2025-03-13T07:25:00Z" w16du:dateUtc="2025-03-13T01:55:00Z"/>
          <w:rPrChange w:id="380" w:author="Maddumage Don Sandeepa Lakshad Wimalananda" w:date="2025-03-14T06:29:00Z" w16du:dateUtc="2025-03-14T00:59:00Z">
            <w:rPr>
              <w:ins w:id="381" w:author="Maddumage Don Sandeepa Lakshad Wimalananda" w:date="2025-03-13T07:25:00Z" w16du:dateUtc="2025-03-13T01:55:00Z"/>
              <w:rFonts w:ascii="Avenir Next" w:hAnsi="Avenir Next" w:cs="Segoe UI Historic"/>
              <w:b/>
              <w:bCs/>
              <w:color w:val="2E74B5" w:themeColor="accent5" w:themeShade="BF"/>
              <w:sz w:val="28"/>
              <w:szCs w:val="28"/>
            </w:rPr>
          </w:rPrChange>
        </w:rPr>
        <w:pPrChange w:id="382" w:author="Maddumage Don Sandeepa Lakshad Wimalananda" w:date="2025-03-14T06:29:00Z" w16du:dateUtc="2025-03-14T00:59:00Z">
          <w:pPr>
            <w:pStyle w:val="Heading2"/>
            <w:spacing w:line="276" w:lineRule="auto"/>
          </w:pPr>
        </w:pPrChange>
      </w:pPr>
    </w:p>
    <w:p w14:paraId="79DA5844" w14:textId="5DE0AD82" w:rsidR="00E26BFE" w:rsidRPr="0087104A" w:rsidRDefault="00904C4A">
      <w:pPr>
        <w:spacing w:after="0" w:line="276" w:lineRule="auto"/>
        <w:jc w:val="both"/>
        <w:rPr>
          <w:ins w:id="383" w:author="Maddumage Don Sandeepa Lakshad Wimalananda" w:date="2025-03-13T07:25:00Z" w16du:dateUtc="2025-03-13T01:55:00Z"/>
          <w:rFonts w:ascii="Avenir Next" w:hAnsi="Avenir Next" w:cs="Segoe UI Historic"/>
          <w:sz w:val="24"/>
          <w:szCs w:val="24"/>
        </w:rPr>
        <w:pPrChange w:id="384" w:author="Maddumage Don Sandeepa Lakshad Wimalananda" w:date="2025-03-13T22:14:00Z" w16du:dateUtc="2025-03-13T16:44:00Z">
          <w:pPr>
            <w:spacing w:line="276" w:lineRule="auto"/>
            <w:jc w:val="both"/>
          </w:pPr>
        </w:pPrChange>
      </w:pPr>
      <w:ins w:id="385" w:author="Maddumage Don Sandeepa Lakshad Wimalananda" w:date="2025-03-13T22:14:00Z" w16du:dateUtc="2025-03-13T16:44:00Z">
        <w:r>
          <w:rPr>
            <w:rFonts w:ascii="Avenir Next" w:hAnsi="Avenir Next" w:cs="Segoe UI Historic"/>
            <w:sz w:val="24"/>
            <w:szCs w:val="24"/>
          </w:rPr>
          <w:t>The UIY Competition plays a crucial role in connecting undergraduate inventions with industry demands. By offering a platform for students to pitch their innovative ideas, the competition not only recognizes young inventors but also provides them with expert guidance.</w:t>
        </w:r>
      </w:ins>
    </w:p>
    <w:p w14:paraId="4879247C" w14:textId="77777777" w:rsidR="00E26BFE" w:rsidRPr="0087104A" w:rsidRDefault="00E26BFE">
      <w:pPr>
        <w:spacing w:after="0" w:line="276" w:lineRule="auto"/>
        <w:jc w:val="both"/>
        <w:rPr>
          <w:ins w:id="386" w:author="Maddumage Don Sandeepa Lakshad Wimalananda" w:date="2025-03-13T07:25:00Z" w16du:dateUtc="2025-03-13T01:55:00Z"/>
          <w:rFonts w:ascii="Avenir Next" w:hAnsi="Avenir Next" w:cs="Segoe UI Historic"/>
          <w:sz w:val="24"/>
          <w:szCs w:val="24"/>
        </w:rPr>
        <w:pPrChange w:id="387" w:author="Maddumage Don Sandeepa Lakshad Wimalananda" w:date="2025-03-13T22:14:00Z" w16du:dateUtc="2025-03-13T16:44:00Z">
          <w:pPr>
            <w:spacing w:line="276" w:lineRule="auto"/>
            <w:jc w:val="both"/>
          </w:pPr>
        </w:pPrChange>
      </w:pPr>
      <w:ins w:id="388" w:author="Maddumage Don Sandeepa Lakshad Wimalananda" w:date="2025-03-13T07:25:00Z" w16du:dateUtc="2025-03-13T01:55:00Z">
        <w:r w:rsidRPr="0087104A">
          <w:rPr>
            <w:rFonts w:ascii="Avenir Next" w:hAnsi="Avenir Next" w:cs="Segoe UI Historic"/>
            <w:sz w:val="24"/>
            <w:szCs w:val="24"/>
          </w:rPr>
          <w:t>This initiative helps enhance the professional and personal skills of participants, ensuring their projects gain industry value and real-world applicability. Additionally, contestants benefit from workshops, networking opportunities, and even international exposure, further strengthening their potential to make a meaningful impact.</w:t>
        </w:r>
      </w:ins>
    </w:p>
    <w:p w14:paraId="6E2287D3" w14:textId="7FE87274" w:rsidR="00607B2A" w:rsidRDefault="00904C4A" w:rsidP="00904C4A">
      <w:pPr>
        <w:spacing w:after="0" w:line="276" w:lineRule="auto"/>
        <w:jc w:val="both"/>
        <w:rPr>
          <w:ins w:id="389" w:author="Maddumage Don Sandeepa Lakshad Wimalananda" w:date="2025-03-13T22:13:00Z" w16du:dateUtc="2025-03-13T16:43:00Z"/>
          <w:rFonts w:ascii="Avenir Next" w:hAnsi="Avenir Next" w:cs="Segoe UI Historic"/>
          <w:sz w:val="24"/>
          <w:szCs w:val="24"/>
        </w:rPr>
      </w:pPr>
      <w:ins w:id="390" w:author="Maddumage Don Sandeepa Lakshad Wimalananda" w:date="2025-03-13T22:14:00Z" w16du:dateUtc="2025-03-13T16:44:00Z">
        <w:r>
          <w:rPr>
            <w:rFonts w:ascii="Avenir Next" w:hAnsi="Avenir Next" w:cs="Segoe UI Historic"/>
            <w:sz w:val="24"/>
            <w:szCs w:val="24"/>
          </w:rPr>
          <w:t>Competitors</w:t>
        </w:r>
      </w:ins>
      <w:ins w:id="391" w:author="Maddumage Don Sandeepa Lakshad Wimalananda" w:date="2025-03-13T22:13:00Z" w16du:dateUtc="2025-03-13T16:43:00Z">
        <w:r w:rsidR="00607B2A">
          <w:rPr>
            <w:rFonts w:ascii="Avenir Next" w:hAnsi="Avenir Next" w:cs="Segoe UI Historic"/>
            <w:sz w:val="24"/>
            <w:szCs w:val="24"/>
          </w:rPr>
          <w:t xml:space="preserve"> that participate become one step closer to turning their ideas into practical, marketable products, which contribute to technological and industrial growth.</w:t>
        </w:r>
      </w:ins>
    </w:p>
    <w:p w14:paraId="375A2884" w14:textId="462A7FEC" w:rsidR="00607B2A" w:rsidRDefault="00607B2A">
      <w:pPr>
        <w:spacing w:after="0" w:line="276" w:lineRule="auto"/>
        <w:jc w:val="both"/>
        <w:rPr>
          <w:ins w:id="392" w:author="Maddumage Don Sandeepa Lakshad Wimalananda" w:date="2026-02-24T18:40:00Z" w16du:dateUtc="2026-02-24T13:10:00Z"/>
          <w:rFonts w:ascii="Avenir Next" w:hAnsi="Avenir Next" w:cs="Segoe UI Historic"/>
          <w:color w:val="EE0000"/>
          <w:sz w:val="24"/>
          <w:szCs w:val="24"/>
        </w:rPr>
      </w:pPr>
      <w:ins w:id="393" w:author="Maddumage Don Sandeepa Lakshad Wimalananda" w:date="2025-03-13T22:13:00Z" w16du:dateUtc="2025-03-13T16:43:00Z">
        <w:r w:rsidRPr="00625B8F">
          <w:rPr>
            <w:rFonts w:ascii="Avenir Next" w:hAnsi="Avenir Next" w:cs="Segoe UI Historic"/>
            <w:color w:val="EE0000"/>
            <w:sz w:val="24"/>
            <w:szCs w:val="24"/>
            <w:rPrChange w:id="394" w:author="Maddumage Don Sandeepa Lakshad Wimalananda" w:date="2026-02-17T18:55:00Z" w16du:dateUtc="2026-02-17T13:25:00Z">
              <w:rPr>
                <w:rFonts w:ascii="Avenir Next" w:hAnsi="Avenir Next" w:cs="Segoe UI Historic"/>
                <w:sz w:val="24"/>
                <w:szCs w:val="24"/>
              </w:rPr>
            </w:rPrChange>
          </w:rPr>
          <w:t xml:space="preserve">In addition to </w:t>
        </w:r>
      </w:ins>
      <w:ins w:id="395" w:author="Maddumage Don Sandeepa Lakshad Wimalananda" w:date="2025-03-18T14:55:00Z" w16du:dateUtc="2025-03-18T09:25:00Z">
        <w:r w:rsidR="00291AD2" w:rsidRPr="00625B8F">
          <w:rPr>
            <w:rFonts w:ascii="Avenir Next" w:hAnsi="Avenir Next" w:cs="Segoe UI Historic"/>
            <w:color w:val="EE0000"/>
            <w:sz w:val="24"/>
            <w:szCs w:val="24"/>
            <w:rPrChange w:id="396" w:author="Maddumage Don Sandeepa Lakshad Wimalananda" w:date="2026-02-17T18:55:00Z" w16du:dateUtc="2026-02-17T13:25:00Z">
              <w:rPr>
                <w:rFonts w:ascii="Avenir Next" w:hAnsi="Avenir Next" w:cs="Segoe UI Historic"/>
                <w:sz w:val="24"/>
                <w:szCs w:val="24"/>
              </w:rPr>
            </w:rPrChange>
          </w:rPr>
          <w:t>island-wide</w:t>
        </w:r>
      </w:ins>
      <w:ins w:id="397" w:author="Maddumage Don Sandeepa Lakshad Wimalananda" w:date="2025-03-13T22:13:00Z" w16du:dateUtc="2025-03-13T16:43:00Z">
        <w:r w:rsidRPr="00625B8F">
          <w:rPr>
            <w:rFonts w:ascii="Avenir Next" w:hAnsi="Avenir Next" w:cs="Segoe UI Historic"/>
            <w:color w:val="EE0000"/>
            <w:sz w:val="24"/>
            <w:szCs w:val="24"/>
            <w:rPrChange w:id="398" w:author="Maddumage Don Sandeepa Lakshad Wimalananda" w:date="2026-02-17T18:55:00Z" w16du:dateUtc="2026-02-17T13:25:00Z">
              <w:rPr>
                <w:rFonts w:ascii="Avenir Next" w:hAnsi="Avenir Next" w:cs="Segoe UI Historic"/>
                <w:sz w:val="24"/>
                <w:szCs w:val="24"/>
              </w:rPr>
            </w:rPrChange>
          </w:rPr>
          <w:t xml:space="preserve"> recognition</w:t>
        </w:r>
      </w:ins>
      <w:ins w:id="399" w:author="Maddumage Don Sandeepa Lakshad Wimalananda" w:date="2025-03-14T06:28:00Z" w16du:dateUtc="2025-03-14T00:58:00Z">
        <w:r w:rsidR="00C54C11" w:rsidRPr="00625B8F">
          <w:rPr>
            <w:rFonts w:ascii="Avenir Next" w:hAnsi="Avenir Next" w:cs="Segoe UI Historic"/>
            <w:color w:val="EE0000"/>
            <w:sz w:val="24"/>
            <w:szCs w:val="24"/>
            <w:rPrChange w:id="400" w:author="Maddumage Don Sandeepa Lakshad Wimalananda" w:date="2026-02-17T18:55:00Z" w16du:dateUtc="2026-02-17T13:25:00Z">
              <w:rPr>
                <w:rFonts w:ascii="Avenir Next" w:hAnsi="Avenir Next" w:cs="Segoe UI Historic"/>
                <w:sz w:val="24"/>
                <w:szCs w:val="24"/>
              </w:rPr>
            </w:rPrChange>
          </w:rPr>
          <w:t xml:space="preserve"> and </w:t>
        </w:r>
      </w:ins>
      <w:ins w:id="401" w:author="Maddumage Don Sandeepa Lakshad Wimalananda" w:date="2025-03-14T06:29:00Z" w16du:dateUtc="2025-03-14T00:59:00Z">
        <w:r w:rsidR="00C54C11" w:rsidRPr="00625B8F">
          <w:rPr>
            <w:rFonts w:ascii="Avenir Next" w:hAnsi="Avenir Next" w:cs="Segoe UI Historic"/>
            <w:color w:val="EE0000"/>
            <w:sz w:val="24"/>
            <w:szCs w:val="24"/>
            <w:rPrChange w:id="402" w:author="Maddumage Don Sandeepa Lakshad Wimalananda" w:date="2026-02-17T18:55:00Z" w16du:dateUtc="2026-02-17T13:25:00Z">
              <w:rPr>
                <w:rFonts w:ascii="Avenir Next" w:hAnsi="Avenir Next" w:cs="Segoe UI Historic"/>
                <w:sz w:val="24"/>
                <w:szCs w:val="24"/>
              </w:rPr>
            </w:rPrChange>
          </w:rPr>
          <w:t xml:space="preserve">the </w:t>
        </w:r>
      </w:ins>
      <w:ins w:id="403" w:author="Maddumage Don Sandeepa Lakshad Wimalananda" w:date="2025-03-14T06:28:00Z" w16du:dateUtc="2025-03-14T00:58:00Z">
        <w:r w:rsidR="00C54C11" w:rsidRPr="00625B8F">
          <w:rPr>
            <w:rFonts w:ascii="Avenir Next" w:hAnsi="Avenir Next" w:cs="Segoe UI Historic"/>
            <w:color w:val="EE0000"/>
            <w:sz w:val="24"/>
            <w:szCs w:val="24"/>
            <w:rPrChange w:id="404" w:author="Maddumage Don Sandeepa Lakshad Wimalananda" w:date="2026-02-17T18:55:00Z" w16du:dateUtc="2026-02-17T13:25:00Z">
              <w:rPr>
                <w:rFonts w:ascii="Avenir Next" w:hAnsi="Avenir Next" w:cs="Segoe UI Historic"/>
                <w:sz w:val="24"/>
                <w:szCs w:val="24"/>
              </w:rPr>
            </w:rPrChange>
          </w:rPr>
          <w:t>UI</w:t>
        </w:r>
      </w:ins>
      <w:ins w:id="405" w:author="Maddumage Don Sandeepa Lakshad Wimalananda" w:date="2025-03-14T06:29:00Z" w16du:dateUtc="2025-03-14T00:59:00Z">
        <w:r w:rsidR="00C54C11" w:rsidRPr="00625B8F">
          <w:rPr>
            <w:rFonts w:ascii="Avenir Next" w:hAnsi="Avenir Next" w:cs="Segoe UI Historic"/>
            <w:color w:val="EE0000"/>
            <w:sz w:val="24"/>
            <w:szCs w:val="24"/>
            <w:rPrChange w:id="406" w:author="Maddumage Don Sandeepa Lakshad Wimalananda" w:date="2026-02-17T18:55:00Z" w16du:dateUtc="2026-02-17T13:25:00Z">
              <w:rPr>
                <w:rFonts w:ascii="Avenir Next" w:hAnsi="Avenir Next" w:cs="Segoe UI Historic"/>
                <w:sz w:val="24"/>
                <w:szCs w:val="24"/>
              </w:rPr>
            </w:rPrChange>
          </w:rPr>
          <w:t>Y award certificates</w:t>
        </w:r>
      </w:ins>
      <w:ins w:id="407" w:author="Maddumage Don Sandeepa Lakshad Wimalananda" w:date="2025-03-13T22:13:00Z" w16du:dateUtc="2025-03-13T16:43:00Z">
        <w:r w:rsidRPr="00625B8F">
          <w:rPr>
            <w:rFonts w:ascii="Avenir Next" w:hAnsi="Avenir Next" w:cs="Segoe UI Historic"/>
            <w:color w:val="EE0000"/>
            <w:sz w:val="24"/>
            <w:szCs w:val="24"/>
            <w:rPrChange w:id="408" w:author="Maddumage Don Sandeepa Lakshad Wimalananda" w:date="2026-02-17T18:55:00Z" w16du:dateUtc="2026-02-17T13:25:00Z">
              <w:rPr>
                <w:rFonts w:ascii="Avenir Next" w:hAnsi="Avenir Next" w:cs="Segoe UI Historic"/>
                <w:sz w:val="24"/>
                <w:szCs w:val="24"/>
              </w:rPr>
            </w:rPrChange>
          </w:rPr>
          <w:t>, UIY winners will receive a financial award of 150 000 LKR for first place, 125 000 LKR and 100 000 LKR for second and third place, respectively.</w:t>
        </w:r>
      </w:ins>
    </w:p>
    <w:p w14:paraId="6FD56A1B" w14:textId="77777777" w:rsidR="00407082" w:rsidRDefault="00407082">
      <w:pPr>
        <w:spacing w:after="0" w:line="276" w:lineRule="auto"/>
        <w:jc w:val="both"/>
        <w:rPr>
          <w:ins w:id="409" w:author="Maddumage Don Sandeepa Lakshad Wimalananda" w:date="2026-02-24T18:40:00Z" w16du:dateUtc="2026-02-24T13:10:00Z"/>
          <w:rFonts w:ascii="Avenir Next" w:hAnsi="Avenir Next" w:cs="Segoe UI Historic"/>
          <w:color w:val="EE0000"/>
          <w:sz w:val="24"/>
          <w:szCs w:val="24"/>
        </w:rPr>
      </w:pPr>
    </w:p>
    <w:p w14:paraId="5F2BC9AF" w14:textId="760E0696" w:rsidR="000C69EA" w:rsidRDefault="000C69EA">
      <w:pPr>
        <w:spacing w:after="0" w:line="276" w:lineRule="auto"/>
        <w:jc w:val="both"/>
        <w:rPr>
          <w:ins w:id="410" w:author="Maddumage Don Sandeepa Lakshad Wimalananda" w:date="2026-02-24T18:50:00Z" w16du:dateUtc="2026-02-24T13:20:00Z"/>
          <w:rFonts w:ascii="Avenir Next" w:hAnsi="Avenir Next" w:cs="Segoe UI Historic"/>
          <w:color w:val="EE0000"/>
          <w:sz w:val="24"/>
          <w:szCs w:val="24"/>
        </w:rPr>
      </w:pPr>
      <w:ins w:id="411" w:author="Maddumage Don Sandeepa Lakshad Wimalananda" w:date="2026-02-24T18:50:00Z" w16du:dateUtc="2026-02-24T13:20:00Z">
        <w:r>
          <w:rPr>
            <w:rFonts w:ascii="Avenir Next" w:hAnsi="Avenir Next" w:cs="Segoe UI Historic"/>
            <w:color w:val="EE0000"/>
            <w:sz w:val="24"/>
            <w:szCs w:val="24"/>
          </w:rPr>
          <w:t xml:space="preserve">Best </w:t>
        </w:r>
        <w:proofErr w:type="spellStart"/>
        <w:r>
          <w:rPr>
            <w:rFonts w:ascii="Avenir Next" w:hAnsi="Avenir Next" w:cs="Segoe UI Historic"/>
            <w:color w:val="EE0000"/>
            <w:sz w:val="24"/>
            <w:szCs w:val="24"/>
          </w:rPr>
          <w:t>pro</w:t>
        </w:r>
      </w:ins>
      <w:ins w:id="412" w:author="Maddumage Don Sandeepa Lakshad Wimalananda" w:date="2026-02-24T18:51:00Z" w16du:dateUtc="2026-02-24T13:21:00Z">
        <w:r>
          <w:rPr>
            <w:rFonts w:ascii="Avenir Next" w:hAnsi="Avenir Next" w:cs="Segoe UI Historic"/>
            <w:color w:val="EE0000"/>
            <w:sz w:val="24"/>
            <w:szCs w:val="24"/>
          </w:rPr>
          <w:t>formance</w:t>
        </w:r>
      </w:ins>
      <w:proofErr w:type="spellEnd"/>
    </w:p>
    <w:p w14:paraId="1052DA5C" w14:textId="0F7A3ABB" w:rsidR="00407082" w:rsidRDefault="00407082">
      <w:pPr>
        <w:spacing w:after="0" w:line="276" w:lineRule="auto"/>
        <w:jc w:val="both"/>
        <w:rPr>
          <w:ins w:id="413" w:author="Maddumage Don Sandeepa Lakshad Wimalananda" w:date="2026-02-24T18:41:00Z" w16du:dateUtc="2026-02-24T13:11:00Z"/>
          <w:rFonts w:ascii="Avenir Next" w:hAnsi="Avenir Next" w:cs="Segoe UI Historic"/>
          <w:color w:val="EE0000"/>
          <w:sz w:val="24"/>
          <w:szCs w:val="24"/>
        </w:rPr>
      </w:pPr>
      <w:ins w:id="414" w:author="Maddumage Don Sandeepa Lakshad Wimalananda" w:date="2026-02-24T18:40:00Z" w16du:dateUtc="2026-02-24T13:10:00Z">
        <w:r>
          <w:rPr>
            <w:rFonts w:ascii="Avenir Next" w:hAnsi="Avenir Next" w:cs="Segoe UI Historic"/>
            <w:color w:val="EE0000"/>
            <w:sz w:val="24"/>
            <w:szCs w:val="24"/>
          </w:rPr>
          <w:t xml:space="preserve">Best </w:t>
        </w:r>
        <w:r w:rsidR="001843C1">
          <w:rPr>
            <w:rFonts w:ascii="Avenir Next" w:hAnsi="Avenir Next" w:cs="Segoe UI Historic"/>
            <w:color w:val="EE0000"/>
            <w:sz w:val="24"/>
            <w:szCs w:val="24"/>
          </w:rPr>
          <w:t>potential for commercialization</w:t>
        </w:r>
      </w:ins>
    </w:p>
    <w:p w14:paraId="1F30A0BA" w14:textId="7770EFD6" w:rsidR="00622BD7" w:rsidRDefault="00622BD7">
      <w:pPr>
        <w:spacing w:after="0" w:line="276" w:lineRule="auto"/>
        <w:jc w:val="both"/>
        <w:rPr>
          <w:ins w:id="415" w:author="Maddumage Don Sandeepa Lakshad Wimalananda" w:date="2026-02-24T18:40:00Z" w16du:dateUtc="2026-02-24T13:10:00Z"/>
          <w:rFonts w:ascii="Avenir Next" w:hAnsi="Avenir Next" w:cs="Segoe UI Historic"/>
          <w:color w:val="EE0000"/>
          <w:sz w:val="24"/>
          <w:szCs w:val="24"/>
        </w:rPr>
      </w:pPr>
      <w:ins w:id="416" w:author="Maddumage Don Sandeepa Lakshad Wimalananda" w:date="2026-02-24T18:41:00Z" w16du:dateUtc="2026-02-24T13:11:00Z">
        <w:r>
          <w:rPr>
            <w:rFonts w:ascii="Avenir Next" w:hAnsi="Avenir Next" w:cs="Segoe UI Historic"/>
            <w:color w:val="EE0000"/>
            <w:sz w:val="24"/>
            <w:szCs w:val="24"/>
          </w:rPr>
          <w:t>Most popular</w:t>
        </w:r>
      </w:ins>
    </w:p>
    <w:p w14:paraId="58B247AA" w14:textId="3CB88DFC" w:rsidR="001843C1" w:rsidRDefault="001843C1">
      <w:pPr>
        <w:spacing w:after="0" w:line="276" w:lineRule="auto"/>
        <w:jc w:val="both"/>
        <w:rPr>
          <w:ins w:id="417" w:author="Maddumage Don Sandeepa Lakshad Wimalananda" w:date="2026-02-24T18:42:00Z" w16du:dateUtc="2026-02-24T13:12:00Z"/>
          <w:rFonts w:ascii="Avenir Next" w:hAnsi="Avenir Next" w:cs="Segoe UI Historic"/>
          <w:color w:val="EE0000"/>
          <w:sz w:val="24"/>
          <w:szCs w:val="24"/>
        </w:rPr>
      </w:pPr>
      <w:ins w:id="418" w:author="Maddumage Don Sandeepa Lakshad Wimalananda" w:date="2026-02-24T18:41:00Z" w16du:dateUtc="2026-02-24T13:11:00Z">
        <w:r>
          <w:rPr>
            <w:rFonts w:ascii="Avenir Next" w:hAnsi="Avenir Next" w:cs="Segoe UI Historic"/>
            <w:color w:val="EE0000"/>
            <w:sz w:val="24"/>
            <w:szCs w:val="24"/>
          </w:rPr>
          <w:t>Multidisciplinary</w:t>
        </w:r>
      </w:ins>
      <w:ins w:id="419" w:author="Maddumage Don Sandeepa Lakshad Wimalananda" w:date="2026-02-24T18:40:00Z" w16du:dateUtc="2026-02-24T13:10:00Z">
        <w:r>
          <w:rPr>
            <w:rFonts w:ascii="Avenir Next" w:hAnsi="Avenir Next" w:cs="Segoe UI Historic"/>
            <w:color w:val="EE0000"/>
            <w:sz w:val="24"/>
            <w:szCs w:val="24"/>
          </w:rPr>
          <w:t xml:space="preserve"> </w:t>
        </w:r>
      </w:ins>
    </w:p>
    <w:p w14:paraId="1E440C99" w14:textId="471498FC" w:rsidR="0016273C" w:rsidRDefault="009A02B5">
      <w:pPr>
        <w:spacing w:after="0" w:line="276" w:lineRule="auto"/>
        <w:jc w:val="both"/>
        <w:rPr>
          <w:ins w:id="420" w:author="Maddumage Don Sandeepa Lakshad Wimalananda" w:date="2026-02-24T18:46:00Z" w16du:dateUtc="2026-02-24T13:16:00Z"/>
          <w:rFonts w:ascii="Avenir Next" w:hAnsi="Avenir Next" w:cs="Segoe UI Historic"/>
          <w:color w:val="EE0000"/>
          <w:sz w:val="24"/>
          <w:szCs w:val="24"/>
        </w:rPr>
      </w:pPr>
      <w:ins w:id="421" w:author="Maddumage Don Sandeepa Lakshad Wimalananda" w:date="2026-02-24T18:51:00Z" w16du:dateUtc="2026-02-24T13:21:00Z">
        <w:r>
          <w:rPr>
            <w:rFonts w:ascii="Avenir Next" w:hAnsi="Avenir Next" w:cs="Segoe UI Historic"/>
            <w:color w:val="EE0000"/>
            <w:sz w:val="24"/>
            <w:szCs w:val="24"/>
          </w:rPr>
          <w:t xml:space="preserve">Most </w:t>
        </w:r>
      </w:ins>
      <w:ins w:id="422" w:author="Maddumage Don Sandeepa Lakshad Wimalananda" w:date="2026-02-24T18:42:00Z" w16du:dateUtc="2026-02-24T13:12:00Z">
        <w:r w:rsidR="0016273C">
          <w:rPr>
            <w:rFonts w:ascii="Avenir Next" w:hAnsi="Avenir Next" w:cs="Segoe UI Historic"/>
            <w:color w:val="EE0000"/>
            <w:sz w:val="24"/>
            <w:szCs w:val="24"/>
          </w:rPr>
          <w:t>Impact</w:t>
        </w:r>
      </w:ins>
    </w:p>
    <w:p w14:paraId="23B02342" w14:textId="77777777" w:rsidR="00F51D0A" w:rsidRDefault="00F51D0A">
      <w:pPr>
        <w:spacing w:after="0" w:line="276" w:lineRule="auto"/>
        <w:jc w:val="both"/>
        <w:rPr>
          <w:ins w:id="423" w:author="Maddumage Don Sandeepa Lakshad Wimalananda" w:date="2026-02-24T18:46:00Z" w16du:dateUtc="2026-02-24T13:16:00Z"/>
          <w:rFonts w:ascii="Avenir Next" w:hAnsi="Avenir Next" w:cs="Segoe UI Historic"/>
          <w:color w:val="EE0000"/>
          <w:sz w:val="24"/>
          <w:szCs w:val="24"/>
        </w:rPr>
      </w:pPr>
    </w:p>
    <w:p w14:paraId="403636B1" w14:textId="78C56B70" w:rsidR="00F51D0A" w:rsidRPr="00625B8F" w:rsidRDefault="00F51D0A">
      <w:pPr>
        <w:spacing w:after="0" w:line="276" w:lineRule="auto"/>
        <w:jc w:val="both"/>
        <w:rPr>
          <w:ins w:id="424" w:author="Maddumage Don Sandeepa Lakshad Wimalananda" w:date="2025-03-13T07:25:00Z" w16du:dateUtc="2025-03-13T01:55:00Z"/>
          <w:rFonts w:ascii="Avenir Next" w:hAnsi="Avenir Next" w:cs="Segoe UI Historic"/>
          <w:color w:val="EE0000"/>
          <w:sz w:val="24"/>
          <w:szCs w:val="24"/>
          <w:rPrChange w:id="425" w:author="Maddumage Don Sandeepa Lakshad Wimalananda" w:date="2026-02-17T18:55:00Z" w16du:dateUtc="2026-02-17T13:25:00Z">
            <w:rPr>
              <w:ins w:id="426" w:author="Maddumage Don Sandeepa Lakshad Wimalananda" w:date="2025-03-13T07:25:00Z" w16du:dateUtc="2025-03-13T01:55:00Z"/>
              <w:rFonts w:ascii="Avenir Next" w:hAnsi="Avenir Next" w:cs="Segoe UI Historic"/>
              <w:sz w:val="24"/>
              <w:szCs w:val="24"/>
            </w:rPr>
          </w:rPrChange>
        </w:rPr>
        <w:pPrChange w:id="427" w:author="Maddumage Don Sandeepa Lakshad Wimalananda" w:date="2025-03-13T22:14:00Z" w16du:dateUtc="2025-03-13T16:44:00Z">
          <w:pPr>
            <w:spacing w:line="276" w:lineRule="auto"/>
            <w:jc w:val="both"/>
          </w:pPr>
        </w:pPrChange>
      </w:pPr>
    </w:p>
    <w:p w14:paraId="21B7DE23" w14:textId="23340E89" w:rsidR="00C265F4" w:rsidRPr="00C265F4" w:rsidDel="00607B2A" w:rsidRDefault="00C265F4">
      <w:pPr>
        <w:spacing w:after="0" w:line="276" w:lineRule="auto"/>
        <w:rPr>
          <w:del w:id="428" w:author="Maddumage Don Sandeepa Lakshad Wimalananda" w:date="2025-03-13T22:12:00Z" w16du:dateUtc="2025-03-13T16:42:00Z"/>
          <w:rFonts w:ascii="Times New Roman" w:hAnsi="Times New Roman" w:cs="Times New Roman"/>
        </w:rPr>
        <w:sectPr w:rsidR="00C265F4" w:rsidRPr="00C265F4" w:rsidDel="00607B2A" w:rsidSect="00AF1F15">
          <w:footerReference w:type="default" r:id="rId9"/>
          <w:pgSz w:w="11906" w:h="16838" w:code="9"/>
          <w:pgMar w:top="1440" w:right="1440" w:bottom="1440" w:left="1440" w:header="720" w:footer="720" w:gutter="0"/>
          <w:pgNumType w:fmt="lowerRoman" w:start="1"/>
          <w:cols w:space="720"/>
          <w:docGrid w:linePitch="360"/>
        </w:sectPr>
        <w:pPrChange w:id="429" w:author="Maddumage Don Sandeepa Lakshad Wimalananda" w:date="2025-03-13T22:14:00Z" w16du:dateUtc="2025-03-13T16:44:00Z">
          <w:pPr>
            <w:spacing w:line="360" w:lineRule="auto"/>
          </w:pPr>
        </w:pPrChange>
      </w:pPr>
    </w:p>
    <w:p w14:paraId="29078CF8" w14:textId="7ACAA2C7" w:rsidR="00C265F4" w:rsidRPr="0087104A" w:rsidDel="00E26BFE" w:rsidRDefault="00C265F4">
      <w:pPr>
        <w:pStyle w:val="Heading2"/>
        <w:spacing w:line="276" w:lineRule="auto"/>
        <w:jc w:val="both"/>
        <w:rPr>
          <w:del w:id="430" w:author="Maddumage Don Sandeepa Lakshad Wimalananda" w:date="2025-03-13T07:25:00Z" w16du:dateUtc="2025-03-13T01:55:00Z"/>
          <w:rFonts w:ascii="Avenir Next" w:hAnsi="Avenir Next" w:cs="Segoe UI Historic"/>
          <w:b/>
          <w:bCs/>
          <w:color w:val="2E74B5" w:themeColor="accent5" w:themeShade="BF"/>
          <w:sz w:val="28"/>
          <w:szCs w:val="28"/>
        </w:rPr>
        <w:pPrChange w:id="431" w:author="Maddumage Don Sandeepa Lakshad Wimalananda" w:date="2025-03-13T22:14:00Z" w16du:dateUtc="2025-03-13T16:44:00Z">
          <w:pPr>
            <w:pStyle w:val="Heading2"/>
            <w:spacing w:line="360" w:lineRule="auto"/>
            <w:ind w:left="426"/>
            <w:jc w:val="both"/>
          </w:pPr>
        </w:pPrChange>
      </w:pPr>
      <w:del w:id="432" w:author="Maddumage Don Sandeepa Lakshad Wimalananda" w:date="2025-03-12T21:11:00Z" w16du:dateUtc="2025-03-12T15:41:00Z">
        <w:r w:rsidRPr="0087104A" w:rsidDel="0087104A">
          <w:rPr>
            <w:rFonts w:ascii="Avenir Next" w:hAnsi="Avenir Next" w:cs="Segoe UI Historic"/>
            <w:b/>
            <w:bCs/>
            <w:color w:val="2E74B5" w:themeColor="accent5" w:themeShade="BF"/>
            <w:sz w:val="28"/>
            <w:szCs w:val="28"/>
          </w:rPr>
          <w:delText>Introduction</w:delText>
        </w:r>
      </w:del>
    </w:p>
    <w:p w14:paraId="2AB17B0C" w14:textId="1C7F3C97" w:rsidR="00C265F4" w:rsidRPr="0087104A" w:rsidDel="00E26BFE" w:rsidRDefault="001F02EE">
      <w:pPr>
        <w:spacing w:after="0" w:line="276" w:lineRule="auto"/>
        <w:jc w:val="both"/>
        <w:rPr>
          <w:del w:id="433" w:author="Maddumage Don Sandeepa Lakshad Wimalananda" w:date="2025-03-13T07:25:00Z" w16du:dateUtc="2025-03-13T01:55:00Z"/>
          <w:rFonts w:ascii="Avenir Next" w:hAnsi="Avenir Next" w:cs="Segoe UI Historic"/>
          <w:sz w:val="28"/>
          <w:szCs w:val="28"/>
        </w:rPr>
        <w:pPrChange w:id="434" w:author="Maddumage Don Sandeepa Lakshad Wimalananda" w:date="2025-03-13T22:14:00Z" w16du:dateUtc="2025-03-13T16:44:00Z">
          <w:pPr>
            <w:spacing w:line="360" w:lineRule="auto"/>
            <w:jc w:val="both"/>
          </w:pPr>
        </w:pPrChange>
      </w:pPr>
      <w:del w:id="435" w:author="Maddumage Don Sandeepa Lakshad Wimalananda" w:date="2025-03-13T07:25:00Z" w16du:dateUtc="2025-03-13T01:55:00Z">
        <w:r w:rsidRPr="0087104A" w:rsidDel="00E26BFE">
          <w:rPr>
            <w:rFonts w:ascii="Avenir Next" w:hAnsi="Avenir Next" w:cs="Segoe UI Historic"/>
            <w:sz w:val="24"/>
            <w:szCs w:val="24"/>
          </w:rPr>
          <w:delText xml:space="preserve">The Undergraduate Inventor of the Year (UIY) competition, organized by the Institution of Engineers Sri Lanka (IESL), recognizes and inspires engineering undergraduates in Sri Lanka. UIY continues the legacy of the Junior Inventor of the Year (JIY) competition, which has </w:delText>
        </w:r>
        <w:r w:rsidRPr="0087104A" w:rsidDel="00E26BFE">
          <w:rPr>
            <w:rStyle w:val="Strong"/>
            <w:rFonts w:ascii="Avenir Next" w:hAnsi="Avenir Next" w:cs="Segoe UI Historic"/>
            <w:b w:val="0"/>
            <w:bCs w:val="0"/>
            <w:sz w:val="24"/>
            <w:szCs w:val="24"/>
          </w:rPr>
          <w:delText>supported</w:delText>
        </w:r>
        <w:r w:rsidRPr="0087104A" w:rsidDel="00E26BFE">
          <w:rPr>
            <w:rFonts w:ascii="Avenir Next" w:hAnsi="Avenir Next" w:cs="Segoe UI Historic"/>
            <w:sz w:val="24"/>
            <w:szCs w:val="24"/>
          </w:rPr>
          <w:delText xml:space="preserve"> young innovators for over 40 years. Under the theme </w:delText>
        </w:r>
        <w:r w:rsidRPr="0087104A" w:rsidDel="00E26BFE">
          <w:rPr>
            <w:rStyle w:val="Strong"/>
            <w:rFonts w:ascii="Avenir Next" w:hAnsi="Avenir Next" w:cs="Segoe UI Historic"/>
            <w:b w:val="0"/>
            <w:bCs w:val="0"/>
            <w:sz w:val="24"/>
            <w:szCs w:val="24"/>
          </w:rPr>
          <w:delText>"Young Inventors for a Better Future"</w:delText>
        </w:r>
        <w:r w:rsidRPr="0087104A" w:rsidDel="00E26BFE">
          <w:rPr>
            <w:rFonts w:ascii="Avenir Next" w:hAnsi="Avenir Next" w:cs="Segoe UI Historic"/>
            <w:sz w:val="24"/>
            <w:szCs w:val="24"/>
          </w:rPr>
          <w:delText xml:space="preserve"> UIY encourages students to use their creativity and technical skills to develop innovative solutions for real-world problems. The competition offers a platform to showcase ideas, receive expert guidance, gain industry exposure, and explore career opportunities.</w:delText>
        </w:r>
      </w:del>
    </w:p>
    <w:p w14:paraId="543D276D" w14:textId="7A862EA5" w:rsidR="00E011ED" w:rsidRPr="0087104A" w:rsidDel="00E26BFE" w:rsidRDefault="003B3244">
      <w:pPr>
        <w:spacing w:after="0" w:line="276" w:lineRule="auto"/>
        <w:jc w:val="both"/>
        <w:rPr>
          <w:del w:id="436" w:author="Maddumage Don Sandeepa Lakshad Wimalananda" w:date="2025-03-13T07:25:00Z" w16du:dateUtc="2025-03-13T01:55:00Z"/>
          <w:rFonts w:ascii="Avenir Next" w:hAnsi="Avenir Next" w:cs="Segoe UI Historic"/>
          <w:sz w:val="28"/>
          <w:szCs w:val="28"/>
        </w:rPr>
        <w:pPrChange w:id="437" w:author="Maddumage Don Sandeepa Lakshad Wimalananda" w:date="2025-03-13T22:14:00Z" w16du:dateUtc="2025-03-13T16:44:00Z">
          <w:pPr>
            <w:spacing w:line="360" w:lineRule="auto"/>
            <w:jc w:val="both"/>
          </w:pPr>
        </w:pPrChange>
      </w:pPr>
      <w:del w:id="438" w:author="Maddumage Don Sandeepa Lakshad Wimalananda" w:date="2025-03-12T21:07:00Z" w16du:dateUtc="2025-03-12T15:37:00Z">
        <w:r w:rsidRPr="0087104A" w:rsidDel="0087104A">
          <w:rPr>
            <w:rFonts w:ascii="Avenir Next" w:hAnsi="Avenir Next" w:cs="Segoe UI Historic"/>
            <w:sz w:val="24"/>
            <w:szCs w:val="24"/>
          </w:rPr>
          <w:delText xml:space="preserve">This </w:delText>
        </w:r>
      </w:del>
      <w:del w:id="439" w:author="Maddumage Don Sandeepa Lakshad Wimalananda" w:date="2025-03-13T07:25:00Z" w16du:dateUtc="2025-03-13T01:55:00Z">
        <w:r w:rsidRPr="0087104A" w:rsidDel="00E26BFE">
          <w:rPr>
            <w:rFonts w:ascii="Avenir Next" w:hAnsi="Avenir Next" w:cs="Segoe UI Historic"/>
            <w:sz w:val="24"/>
            <w:szCs w:val="24"/>
          </w:rPr>
          <w:delText>was i</w:delText>
        </w:r>
        <w:r w:rsidR="001F02EE" w:rsidRPr="0087104A" w:rsidDel="00E26BFE">
          <w:rPr>
            <w:rFonts w:ascii="Avenir Next" w:hAnsi="Avenir Next" w:cs="Segoe UI Historic"/>
            <w:sz w:val="24"/>
            <w:szCs w:val="24"/>
          </w:rPr>
          <w:delText xml:space="preserve">ntroduced in </w:delText>
        </w:r>
        <w:r w:rsidR="001F02EE" w:rsidRPr="0087104A" w:rsidDel="00E26BFE">
          <w:rPr>
            <w:rFonts w:ascii="Avenir Next" w:hAnsi="Avenir Next" w:cs="Segoe UI Historic"/>
            <w:color w:val="FF0000"/>
            <w:sz w:val="24"/>
            <w:szCs w:val="24"/>
          </w:rPr>
          <w:delText>2020</w:delText>
        </w:r>
        <w:r w:rsidR="001F02EE" w:rsidRPr="0087104A" w:rsidDel="00E26BFE">
          <w:rPr>
            <w:rFonts w:ascii="Avenir Next" w:hAnsi="Avenir Next" w:cs="Segoe UI Historic"/>
            <w:sz w:val="24"/>
            <w:szCs w:val="24"/>
          </w:rPr>
          <w:delText xml:space="preserve"> as an extension of the JIY competition</w:delText>
        </w:r>
      </w:del>
      <w:del w:id="440" w:author="Maddumage Don Sandeepa Lakshad Wimalananda" w:date="2025-03-12T21:07:00Z" w16du:dateUtc="2025-03-12T15:37:00Z">
        <w:r w:rsidR="001F02EE" w:rsidRPr="0087104A" w:rsidDel="0087104A">
          <w:rPr>
            <w:rFonts w:ascii="Avenir Next" w:hAnsi="Avenir Next" w:cs="Segoe UI Historic"/>
            <w:sz w:val="24"/>
            <w:szCs w:val="24"/>
          </w:rPr>
          <w:delText xml:space="preserve"> (established in </w:delText>
        </w:r>
        <w:r w:rsidR="001F02EE" w:rsidRPr="0087104A" w:rsidDel="0087104A">
          <w:rPr>
            <w:rFonts w:ascii="Avenir Next" w:hAnsi="Avenir Next" w:cs="Segoe UI Historic"/>
            <w:color w:val="FF0000"/>
            <w:sz w:val="24"/>
            <w:szCs w:val="24"/>
          </w:rPr>
          <w:delText>1983</w:delText>
        </w:r>
        <w:r w:rsidR="001F02EE" w:rsidRPr="0087104A" w:rsidDel="0087104A">
          <w:rPr>
            <w:rFonts w:ascii="Avenir Next" w:hAnsi="Avenir Next" w:cs="Segoe UI Historic"/>
            <w:sz w:val="24"/>
            <w:szCs w:val="24"/>
          </w:rPr>
          <w:delText>)</w:delText>
        </w:r>
      </w:del>
      <w:del w:id="441" w:author="Maddumage Don Sandeepa Lakshad Wimalananda" w:date="2025-03-13T07:25:00Z" w16du:dateUtc="2025-03-13T01:55:00Z">
        <w:r w:rsidR="001F02EE" w:rsidRPr="0087104A" w:rsidDel="00E26BFE">
          <w:rPr>
            <w:rFonts w:ascii="Avenir Next" w:hAnsi="Avenir Next" w:cs="Segoe UI Historic"/>
            <w:sz w:val="24"/>
            <w:szCs w:val="24"/>
          </w:rPr>
          <w:delText xml:space="preserve">, </w:delText>
        </w:r>
      </w:del>
      <w:del w:id="442" w:author="Maddumage Don Sandeepa Lakshad Wimalananda" w:date="2025-03-12T21:07:00Z" w16du:dateUtc="2025-03-12T15:37:00Z">
        <w:r w:rsidR="001F02EE" w:rsidRPr="0087104A" w:rsidDel="0087104A">
          <w:rPr>
            <w:rFonts w:ascii="Avenir Next" w:hAnsi="Avenir Next" w:cs="Segoe UI Historic"/>
            <w:sz w:val="24"/>
            <w:szCs w:val="24"/>
          </w:rPr>
          <w:delText xml:space="preserve">UIY </w:delText>
        </w:r>
      </w:del>
      <w:del w:id="443" w:author="Maddumage Don Sandeepa Lakshad Wimalananda" w:date="2025-03-12T21:08:00Z" w16du:dateUtc="2025-03-12T15:38:00Z">
        <w:r w:rsidR="001F02EE" w:rsidRPr="0087104A" w:rsidDel="0087104A">
          <w:rPr>
            <w:rFonts w:ascii="Avenir Next" w:hAnsi="Avenir Next" w:cs="Segoe UI Historic"/>
            <w:sz w:val="24"/>
            <w:szCs w:val="24"/>
          </w:rPr>
          <w:delText>provides</w:delText>
        </w:r>
      </w:del>
      <w:del w:id="444" w:author="Maddumage Don Sandeepa Lakshad Wimalananda" w:date="2025-03-13T07:25:00Z" w16du:dateUtc="2025-03-13T01:55:00Z">
        <w:r w:rsidR="001F02EE" w:rsidRPr="0087104A" w:rsidDel="00E26BFE">
          <w:rPr>
            <w:rFonts w:ascii="Avenir Next" w:hAnsi="Avenir Next" w:cs="Segoe UI Historic"/>
            <w:sz w:val="24"/>
            <w:szCs w:val="24"/>
          </w:rPr>
          <w:delText xml:space="preserve"> a dedicated space for university-level innovators. It has grown into a nationally recognized event, attracting top engineering students from universities across Sri Lanka. The competition fosters collaboration, idea refinement, and interaction with industry experts and academic leaders. With a strong emphasis on research, engineering excellence, and problem-solving, UIY continues to shape the next generation of engineering leaders and innovators.</w:delText>
        </w:r>
      </w:del>
    </w:p>
    <w:p w14:paraId="623D20D7" w14:textId="23F2CCCD" w:rsidR="00C265F4" w:rsidRPr="006C6A50" w:rsidDel="00E26BFE" w:rsidRDefault="00C265F4">
      <w:pPr>
        <w:pStyle w:val="Heading2"/>
        <w:spacing w:line="276" w:lineRule="auto"/>
        <w:rPr>
          <w:del w:id="445" w:author="Maddumage Don Sandeepa Lakshad Wimalananda" w:date="2025-03-13T07:25:00Z" w16du:dateUtc="2025-03-13T01:55:00Z"/>
          <w:rFonts w:ascii="Avenir Next" w:hAnsi="Avenir Next" w:cs="Segoe UI Historic"/>
          <w:b/>
          <w:bCs/>
          <w:color w:val="2E74B5" w:themeColor="accent5" w:themeShade="BF"/>
          <w:sz w:val="28"/>
          <w:szCs w:val="28"/>
        </w:rPr>
        <w:pPrChange w:id="446" w:author="Maddumage Don Sandeepa Lakshad Wimalananda" w:date="2025-03-13T22:14:00Z" w16du:dateUtc="2025-03-13T16:44:00Z">
          <w:pPr>
            <w:pStyle w:val="Heading2"/>
            <w:numPr>
              <w:numId w:val="1"/>
            </w:numPr>
            <w:spacing w:line="360" w:lineRule="auto"/>
            <w:ind w:left="426" w:hanging="360"/>
          </w:pPr>
        </w:pPrChange>
      </w:pPr>
      <w:del w:id="447" w:author="Maddumage Don Sandeepa Lakshad Wimalananda" w:date="2025-03-13T07:25:00Z" w16du:dateUtc="2025-03-13T01:55:00Z">
        <w:r w:rsidRPr="006C6A50" w:rsidDel="00E26BFE">
          <w:rPr>
            <w:rFonts w:ascii="Avenir Next" w:hAnsi="Avenir Next" w:cs="Segoe UI Historic"/>
            <w:b/>
            <w:bCs/>
            <w:color w:val="2E74B5" w:themeColor="accent5" w:themeShade="BF"/>
            <w:sz w:val="28"/>
            <w:szCs w:val="28"/>
          </w:rPr>
          <w:delText>Organizers</w:delText>
        </w:r>
      </w:del>
    </w:p>
    <w:p w14:paraId="4D2C8B0A" w14:textId="07903A83" w:rsidR="00225D79" w:rsidRPr="0087104A" w:rsidDel="00E26BFE" w:rsidRDefault="00225D79">
      <w:pPr>
        <w:spacing w:after="0" w:line="276" w:lineRule="auto"/>
        <w:jc w:val="both"/>
        <w:rPr>
          <w:del w:id="448" w:author="Maddumage Don Sandeepa Lakshad Wimalananda" w:date="2025-03-13T07:25:00Z" w16du:dateUtc="2025-03-13T01:55:00Z"/>
          <w:rFonts w:ascii="Avenir Next" w:hAnsi="Avenir Next" w:cs="Segoe UI Historic"/>
          <w:sz w:val="24"/>
          <w:szCs w:val="24"/>
        </w:rPr>
        <w:pPrChange w:id="449" w:author="Maddumage Don Sandeepa Lakshad Wimalananda" w:date="2025-03-13T22:14:00Z" w16du:dateUtc="2025-03-13T16:44:00Z">
          <w:pPr>
            <w:spacing w:line="360" w:lineRule="auto"/>
            <w:jc w:val="both"/>
          </w:pPr>
        </w:pPrChange>
      </w:pPr>
      <w:del w:id="450" w:author="Maddumage Don Sandeepa Lakshad Wimalananda" w:date="2025-03-13T07:25:00Z" w16du:dateUtc="2025-03-13T01:55:00Z">
        <w:r w:rsidRPr="0087104A" w:rsidDel="00E26BFE">
          <w:rPr>
            <w:rFonts w:ascii="Avenir Next" w:hAnsi="Avenir Next" w:cs="Segoe UI Historic"/>
            <w:sz w:val="24"/>
            <w:szCs w:val="24"/>
          </w:rPr>
          <w:delText xml:space="preserve">The </w:delText>
        </w:r>
      </w:del>
      <w:del w:id="451" w:author="Maddumage Don Sandeepa Lakshad Wimalananda" w:date="2025-03-12T21:14:00Z" w16du:dateUtc="2025-03-12T15:44:00Z">
        <w:r w:rsidRPr="0087104A" w:rsidDel="006C6A50">
          <w:rPr>
            <w:rFonts w:ascii="Avenir Next" w:hAnsi="Avenir Next" w:cs="Segoe UI Historic"/>
            <w:sz w:val="24"/>
            <w:szCs w:val="24"/>
          </w:rPr>
          <w:delText>University Inventor of the Year (</w:delText>
        </w:r>
      </w:del>
      <w:del w:id="452" w:author="Maddumage Don Sandeepa Lakshad Wimalananda" w:date="2025-03-13T07:25:00Z" w16du:dateUtc="2025-03-13T01:55:00Z">
        <w:r w:rsidRPr="0087104A" w:rsidDel="00E26BFE">
          <w:rPr>
            <w:rFonts w:ascii="Avenir Next" w:hAnsi="Avenir Next" w:cs="Segoe UI Historic"/>
            <w:sz w:val="24"/>
            <w:szCs w:val="24"/>
          </w:rPr>
          <w:delText>UIY</w:delText>
        </w:r>
      </w:del>
      <w:del w:id="453" w:author="Maddumage Don Sandeepa Lakshad Wimalananda" w:date="2025-03-12T21:14:00Z" w16du:dateUtc="2025-03-12T15:44:00Z">
        <w:r w:rsidRPr="0087104A" w:rsidDel="006C6A50">
          <w:rPr>
            <w:rFonts w:ascii="Avenir Next" w:hAnsi="Avenir Next" w:cs="Segoe UI Historic"/>
            <w:sz w:val="24"/>
            <w:szCs w:val="24"/>
          </w:rPr>
          <w:delText>)</w:delText>
        </w:r>
      </w:del>
      <w:del w:id="454" w:author="Maddumage Don Sandeepa Lakshad Wimalananda" w:date="2025-03-13T07:25:00Z" w16du:dateUtc="2025-03-13T01:55:00Z">
        <w:r w:rsidRPr="0087104A" w:rsidDel="00E26BFE">
          <w:rPr>
            <w:rFonts w:ascii="Avenir Next" w:hAnsi="Avenir Next" w:cs="Segoe UI Historic"/>
            <w:sz w:val="24"/>
            <w:szCs w:val="24"/>
          </w:rPr>
          <w:delText xml:space="preserve"> competition is a prestigious event organized by the Institution of Engineers Sri Lanka (IESL)</w:delText>
        </w:r>
      </w:del>
      <w:del w:id="455" w:author="Maddumage Don Sandeepa Lakshad Wimalananda" w:date="2025-03-12T21:09:00Z" w16du:dateUtc="2025-03-12T15:39:00Z">
        <w:r w:rsidRPr="0087104A" w:rsidDel="0087104A">
          <w:rPr>
            <w:rFonts w:ascii="Avenir Next" w:hAnsi="Avenir Next" w:cs="Segoe UI Historic"/>
            <w:sz w:val="24"/>
            <w:szCs w:val="24"/>
          </w:rPr>
          <w:delText xml:space="preserve"> under the esteemed leadership of </w:delText>
        </w:r>
        <w:r w:rsidR="00B559A7" w:rsidRPr="0087104A" w:rsidDel="0087104A">
          <w:rPr>
            <w:rFonts w:ascii="Avenir Next" w:hAnsi="Avenir Next" w:cs="Segoe UI Historic"/>
            <w:color w:val="FF0000"/>
            <w:sz w:val="24"/>
            <w:szCs w:val="24"/>
          </w:rPr>
          <w:delText>Eng. Janaka Lakmewan</w:delText>
        </w:r>
      </w:del>
      <w:del w:id="456" w:author="Maddumage Don Sandeepa Lakshad Wimalananda" w:date="2025-03-13T07:25:00Z" w16du:dateUtc="2025-03-13T01:55:00Z">
        <w:r w:rsidR="00B559A7" w:rsidRPr="0087104A" w:rsidDel="00E26BFE">
          <w:rPr>
            <w:rFonts w:ascii="Avenir Next" w:hAnsi="Avenir Next" w:cs="Segoe UI Historic"/>
            <w:color w:val="FF0000"/>
            <w:sz w:val="24"/>
            <w:szCs w:val="24"/>
          </w:rPr>
          <w:delText xml:space="preserve">. </w:delText>
        </w:r>
        <w:r w:rsidRPr="0087104A" w:rsidDel="00E26BFE">
          <w:rPr>
            <w:rFonts w:ascii="Avenir Next" w:hAnsi="Avenir Next" w:cs="Segoe UI Historic"/>
            <w:sz w:val="24"/>
            <w:szCs w:val="24"/>
          </w:rPr>
          <w:delText xml:space="preserve">As the primary organizer, IESL is deeply committed to fostering a culture of innovation among university students by providing them </w:delText>
        </w:r>
      </w:del>
      <w:del w:id="457" w:author="Maddumage Don Sandeepa Lakshad Wimalananda" w:date="2025-03-12T21:09:00Z" w16du:dateUtc="2025-03-12T15:39:00Z">
        <w:r w:rsidRPr="0087104A" w:rsidDel="0087104A">
          <w:rPr>
            <w:rFonts w:ascii="Avenir Next" w:hAnsi="Avenir Next" w:cs="Segoe UI Historic"/>
            <w:sz w:val="24"/>
            <w:szCs w:val="24"/>
          </w:rPr>
          <w:delText xml:space="preserve">with </w:delText>
        </w:r>
      </w:del>
      <w:del w:id="458" w:author="Maddumage Don Sandeepa Lakshad Wimalananda" w:date="2025-03-13T07:25:00Z" w16du:dateUtc="2025-03-13T01:55:00Z">
        <w:r w:rsidRPr="0087104A" w:rsidDel="00E26BFE">
          <w:rPr>
            <w:rFonts w:ascii="Avenir Next" w:hAnsi="Avenir Next" w:cs="Segoe UI Historic"/>
            <w:sz w:val="24"/>
            <w:szCs w:val="24"/>
          </w:rPr>
          <w:delText>a dynamic platform to present their groundbreaking ideas, cutting-edge research, and practical engineering solutions. This competition not only encourages young inventors to push the boundaries of creativity but also helps them develop problem-solving skills that are essential for addressing real-world engineering challenges.</w:delText>
        </w:r>
      </w:del>
    </w:p>
    <w:p w14:paraId="798DB351" w14:textId="2B4A4548" w:rsidR="00225D79" w:rsidRPr="0087104A" w:rsidDel="006C6A50" w:rsidRDefault="00225D79">
      <w:pPr>
        <w:spacing w:before="100" w:beforeAutospacing="1" w:after="0" w:afterAutospacing="1" w:line="276" w:lineRule="auto"/>
        <w:jc w:val="both"/>
        <w:rPr>
          <w:del w:id="459" w:author="Maddumage Don Sandeepa Lakshad Wimalananda" w:date="2025-03-12T21:16:00Z" w16du:dateUtc="2025-03-12T15:46:00Z"/>
          <w:rFonts w:ascii="Avenir Next" w:eastAsia="Times New Roman" w:hAnsi="Avenir Next" w:cs="Segoe UI Historic"/>
          <w:sz w:val="24"/>
          <w:szCs w:val="24"/>
        </w:rPr>
        <w:pPrChange w:id="460" w:author="Maddumage Don Sandeepa Lakshad Wimalananda" w:date="2025-03-13T22:14:00Z" w16du:dateUtc="2025-03-13T16:44:00Z">
          <w:pPr>
            <w:spacing w:before="100" w:beforeAutospacing="1" w:after="100" w:afterAutospacing="1" w:line="360" w:lineRule="auto"/>
            <w:jc w:val="both"/>
          </w:pPr>
        </w:pPrChange>
      </w:pPr>
      <w:del w:id="461" w:author="Maddumage Don Sandeepa Lakshad Wimalananda" w:date="2025-03-12T21:16:00Z" w16du:dateUtc="2025-03-12T15:46:00Z">
        <w:r w:rsidRPr="0087104A" w:rsidDel="006C6A50">
          <w:rPr>
            <w:rFonts w:ascii="Avenir Next" w:eastAsia="Times New Roman" w:hAnsi="Avenir Next" w:cs="Segoe UI Historic"/>
            <w:sz w:val="24"/>
            <w:szCs w:val="24"/>
          </w:rPr>
          <w:delText>Through the unwavering dedication of IESL and its organizers, the UIY competition has become an important event that helps inspire the next generation of engineers. By encouraging creativity and recognizing innovative ideas, the competition supports technological progress and the development of practical engineering solutions. It also gives students a valuable opportunity to showcase their work, gain expert guidance, and connect with industry professionals who can help bring their ideas to life.</w:delText>
        </w:r>
      </w:del>
    </w:p>
    <w:p w14:paraId="71A8C328" w14:textId="6C9DF440" w:rsidR="006C6A50" w:rsidRPr="0087104A" w:rsidDel="00E26BFE" w:rsidRDefault="00225D79">
      <w:pPr>
        <w:spacing w:after="0" w:line="276" w:lineRule="auto"/>
        <w:jc w:val="both"/>
        <w:rPr>
          <w:del w:id="462" w:author="Maddumage Don Sandeepa Lakshad Wimalananda" w:date="2025-03-13T07:25:00Z" w16du:dateUtc="2025-03-13T01:55:00Z"/>
          <w:rFonts w:ascii="Avenir Next" w:hAnsi="Avenir Next" w:cs="Segoe UI Historic"/>
          <w:sz w:val="24"/>
          <w:szCs w:val="24"/>
        </w:rPr>
        <w:pPrChange w:id="463" w:author="Maddumage Don Sandeepa Lakshad Wimalananda" w:date="2025-03-13T22:14:00Z" w16du:dateUtc="2025-03-13T16:44:00Z">
          <w:pPr>
            <w:spacing w:line="360" w:lineRule="auto"/>
            <w:jc w:val="both"/>
          </w:pPr>
        </w:pPrChange>
      </w:pPr>
      <w:del w:id="464" w:author="Maddumage Don Sandeepa Lakshad Wimalananda" w:date="2025-03-13T07:25:00Z" w16du:dateUtc="2025-03-13T01:55:00Z">
        <w:r w:rsidRPr="0087104A" w:rsidDel="00E26BFE">
          <w:rPr>
            <w:rFonts w:ascii="Avenir Next" w:hAnsi="Avenir Next" w:cs="Segoe UI Historic"/>
            <w:sz w:val="24"/>
            <w:szCs w:val="24"/>
          </w:rPr>
          <w:delText xml:space="preserve">The continued efforts of IESL in organizing and improving the UIY competition demonstrate its commitment to shaping a future where engineering innovation thrives. </w:delText>
        </w:r>
      </w:del>
      <w:del w:id="465" w:author="Maddumage Don Sandeepa Lakshad Wimalananda" w:date="2025-03-12T21:19:00Z" w16du:dateUtc="2025-03-12T15:49:00Z">
        <w:r w:rsidRPr="0087104A" w:rsidDel="006C6A50">
          <w:rPr>
            <w:rFonts w:ascii="Avenir Next" w:hAnsi="Avenir Next" w:cs="Segoe UI Historic"/>
            <w:sz w:val="24"/>
            <w:szCs w:val="24"/>
          </w:rPr>
          <w:delText xml:space="preserve">By encouraging </w:delText>
        </w:r>
      </w:del>
      <w:del w:id="466" w:author="Maddumage Don Sandeepa Lakshad Wimalananda" w:date="2025-03-12T21:18:00Z" w16du:dateUtc="2025-03-12T15:48:00Z">
        <w:r w:rsidRPr="0087104A" w:rsidDel="006C6A50">
          <w:rPr>
            <w:rFonts w:ascii="Avenir Next" w:hAnsi="Avenir Next" w:cs="Segoe UI Historic"/>
            <w:sz w:val="24"/>
            <w:szCs w:val="24"/>
          </w:rPr>
          <w:delText xml:space="preserve">students </w:delText>
        </w:r>
      </w:del>
      <w:del w:id="467" w:author="Maddumage Don Sandeepa Lakshad Wimalananda" w:date="2025-03-12T21:19:00Z" w16du:dateUtc="2025-03-12T15:49:00Z">
        <w:r w:rsidRPr="0087104A" w:rsidDel="006C6A50">
          <w:rPr>
            <w:rFonts w:ascii="Avenir Next" w:hAnsi="Avenir Next" w:cs="Segoe UI Historic"/>
            <w:sz w:val="24"/>
            <w:szCs w:val="24"/>
          </w:rPr>
          <w:delText>to think beyond conventional boundaries</w:delText>
        </w:r>
      </w:del>
      <w:del w:id="468" w:author="Maddumage Don Sandeepa Lakshad Wimalananda" w:date="2025-03-12T21:18:00Z" w16du:dateUtc="2025-03-12T15:48:00Z">
        <w:r w:rsidRPr="0087104A" w:rsidDel="006C6A50">
          <w:rPr>
            <w:rFonts w:ascii="Avenir Next" w:hAnsi="Avenir Next" w:cs="Segoe UI Historic"/>
            <w:sz w:val="24"/>
            <w:szCs w:val="24"/>
          </w:rPr>
          <w:delText xml:space="preserve"> and </w:delText>
        </w:r>
      </w:del>
      <w:del w:id="469" w:author="Maddumage Don Sandeepa Lakshad Wimalananda" w:date="2025-03-12T21:17:00Z" w16du:dateUtc="2025-03-12T15:47:00Z">
        <w:r w:rsidRPr="0087104A" w:rsidDel="006C6A50">
          <w:rPr>
            <w:rFonts w:ascii="Avenir Next" w:hAnsi="Avenir Next" w:cs="Segoe UI Historic"/>
            <w:sz w:val="24"/>
            <w:szCs w:val="24"/>
          </w:rPr>
          <w:delText xml:space="preserve">develop forward-thinking solutions, the competition not only enhances their technical knowledge but also </w:delText>
        </w:r>
      </w:del>
      <w:del w:id="470" w:author="Maddumage Don Sandeepa Lakshad Wimalananda" w:date="2025-03-12T21:19:00Z" w16du:dateUtc="2025-03-12T15:49:00Z">
        <w:r w:rsidRPr="0087104A" w:rsidDel="006C6A50">
          <w:rPr>
            <w:rFonts w:ascii="Avenir Next" w:hAnsi="Avenir Next" w:cs="Segoe UI Historic"/>
            <w:sz w:val="24"/>
            <w:szCs w:val="24"/>
          </w:rPr>
          <w:delText>contributes to the overall progress of engineering in Sri Lanka.</w:delText>
        </w:r>
      </w:del>
    </w:p>
    <w:p w14:paraId="4045EE74" w14:textId="57290EAF" w:rsidR="00C265F4" w:rsidRPr="0087104A" w:rsidDel="00E26BFE" w:rsidRDefault="00C265F4">
      <w:pPr>
        <w:pStyle w:val="Heading2"/>
        <w:spacing w:line="276" w:lineRule="auto"/>
        <w:rPr>
          <w:del w:id="471" w:author="Maddumage Don Sandeepa Lakshad Wimalananda" w:date="2025-03-13T07:25:00Z" w16du:dateUtc="2025-03-13T01:55:00Z"/>
          <w:rFonts w:ascii="Avenir Next" w:hAnsi="Avenir Next" w:cs="Segoe UI Historic"/>
          <w:b/>
          <w:bCs/>
          <w:color w:val="2E74B5" w:themeColor="accent5" w:themeShade="BF"/>
          <w:sz w:val="28"/>
          <w:szCs w:val="28"/>
        </w:rPr>
        <w:pPrChange w:id="472" w:author="Maddumage Don Sandeepa Lakshad Wimalananda" w:date="2025-03-13T22:14:00Z" w16du:dateUtc="2025-03-13T16:44:00Z">
          <w:pPr>
            <w:pStyle w:val="Heading2"/>
            <w:numPr>
              <w:numId w:val="1"/>
            </w:numPr>
            <w:spacing w:line="360" w:lineRule="auto"/>
            <w:ind w:left="426" w:hanging="360"/>
          </w:pPr>
        </w:pPrChange>
      </w:pPr>
      <w:del w:id="473" w:author="Maddumage Don Sandeepa Lakshad Wimalananda" w:date="2025-03-13T07:25:00Z" w16du:dateUtc="2025-03-13T01:55:00Z">
        <w:r w:rsidRPr="0087104A" w:rsidDel="00E26BFE">
          <w:rPr>
            <w:rFonts w:ascii="Avenir Next" w:hAnsi="Avenir Next" w:cs="Segoe UI Historic"/>
            <w:b/>
            <w:bCs/>
            <w:color w:val="2E74B5" w:themeColor="accent5" w:themeShade="BF"/>
            <w:sz w:val="28"/>
            <w:szCs w:val="28"/>
          </w:rPr>
          <w:delText>Eligib</w:delText>
        </w:r>
      </w:del>
      <w:del w:id="474" w:author="Maddumage Don Sandeepa Lakshad Wimalananda" w:date="2025-03-12T21:19:00Z" w16du:dateUtc="2025-03-12T15:49:00Z">
        <w:r w:rsidRPr="0087104A" w:rsidDel="006C6A50">
          <w:rPr>
            <w:rFonts w:ascii="Avenir Next" w:hAnsi="Avenir Next" w:cs="Segoe UI Historic"/>
            <w:b/>
            <w:bCs/>
            <w:color w:val="2E74B5" w:themeColor="accent5" w:themeShade="BF"/>
            <w:sz w:val="28"/>
            <w:szCs w:val="28"/>
          </w:rPr>
          <w:delText>le Groups</w:delText>
        </w:r>
      </w:del>
    </w:p>
    <w:p w14:paraId="07307C3F" w14:textId="11904606" w:rsidR="00C265F4" w:rsidRPr="0087104A" w:rsidDel="00E26BFE" w:rsidRDefault="00225D79">
      <w:pPr>
        <w:spacing w:after="0" w:line="276" w:lineRule="auto"/>
        <w:jc w:val="both"/>
        <w:rPr>
          <w:del w:id="475" w:author="Maddumage Don Sandeepa Lakshad Wimalananda" w:date="2025-03-13T07:25:00Z" w16du:dateUtc="2025-03-13T01:55:00Z"/>
          <w:rFonts w:ascii="Avenir Next" w:hAnsi="Avenir Next" w:cs="Segoe UI Historic"/>
          <w:sz w:val="24"/>
          <w:szCs w:val="24"/>
        </w:rPr>
        <w:pPrChange w:id="476" w:author="Maddumage Don Sandeepa Lakshad Wimalananda" w:date="2025-03-13T22:14:00Z" w16du:dateUtc="2025-03-13T16:44:00Z">
          <w:pPr>
            <w:spacing w:line="360" w:lineRule="auto"/>
            <w:jc w:val="both"/>
          </w:pPr>
        </w:pPrChange>
      </w:pPr>
      <w:del w:id="477" w:author="Maddumage Don Sandeepa Lakshad Wimalananda" w:date="2025-03-13T07:25:00Z" w16du:dateUtc="2025-03-13T01:55:00Z">
        <w:r w:rsidRPr="0087104A" w:rsidDel="00E26BFE">
          <w:rPr>
            <w:rFonts w:ascii="Avenir Next" w:hAnsi="Avenir Next" w:cs="Segoe UI Historic"/>
            <w:sz w:val="24"/>
            <w:szCs w:val="24"/>
          </w:rPr>
          <w:delText xml:space="preserve">The </w:delText>
        </w:r>
      </w:del>
      <w:del w:id="478" w:author="Maddumage Don Sandeepa Lakshad Wimalananda" w:date="2025-03-12T21:20:00Z" w16du:dateUtc="2025-03-12T15:50:00Z">
        <w:r w:rsidRPr="0087104A" w:rsidDel="006C6A50">
          <w:rPr>
            <w:rFonts w:ascii="Avenir Next" w:hAnsi="Avenir Next" w:cs="Segoe UI Historic"/>
            <w:sz w:val="24"/>
            <w:szCs w:val="24"/>
          </w:rPr>
          <w:delText>University Inventor of the Year (</w:delText>
        </w:r>
      </w:del>
      <w:del w:id="479" w:author="Maddumage Don Sandeepa Lakshad Wimalananda" w:date="2025-03-13T07:25:00Z" w16du:dateUtc="2025-03-13T01:55:00Z">
        <w:r w:rsidRPr="0087104A" w:rsidDel="00E26BFE">
          <w:rPr>
            <w:rFonts w:ascii="Avenir Next" w:hAnsi="Avenir Next" w:cs="Segoe UI Historic"/>
            <w:sz w:val="24"/>
            <w:szCs w:val="24"/>
          </w:rPr>
          <w:delText>UIY</w:delText>
        </w:r>
      </w:del>
      <w:del w:id="480" w:author="Maddumage Don Sandeepa Lakshad Wimalananda" w:date="2025-03-12T21:20:00Z" w16du:dateUtc="2025-03-12T15:50:00Z">
        <w:r w:rsidRPr="0087104A" w:rsidDel="006C6A50">
          <w:rPr>
            <w:rFonts w:ascii="Avenir Next" w:hAnsi="Avenir Next" w:cs="Segoe UI Historic"/>
            <w:sz w:val="24"/>
            <w:szCs w:val="24"/>
          </w:rPr>
          <w:delText>)</w:delText>
        </w:r>
      </w:del>
      <w:del w:id="481" w:author="Maddumage Don Sandeepa Lakshad Wimalananda" w:date="2025-03-13T07:25:00Z" w16du:dateUtc="2025-03-13T01:55:00Z">
        <w:r w:rsidRPr="0087104A" w:rsidDel="00E26BFE">
          <w:rPr>
            <w:rFonts w:ascii="Avenir Next" w:hAnsi="Avenir Next" w:cs="Segoe UI Historic"/>
            <w:sz w:val="24"/>
            <w:szCs w:val="24"/>
          </w:rPr>
          <w:delText xml:space="preserve"> competition is exclusively open to engineering students, providing them with a platform to showcase their creativity and technical expertise. Participants have the opportunity to invent new innovations and compete in different categories, allowing them to explore diverse areas of engineering and technology.</w:delText>
        </w:r>
      </w:del>
      <w:del w:id="482" w:author="Maddumage Don Sandeepa Lakshad Wimalananda" w:date="2025-03-12T21:25:00Z" w16du:dateUtc="2025-03-12T15:55:00Z">
        <w:r w:rsidRPr="0087104A" w:rsidDel="0056645F">
          <w:rPr>
            <w:rFonts w:ascii="Avenir Next" w:hAnsi="Avenir Next" w:cs="Segoe UI Historic"/>
            <w:sz w:val="24"/>
            <w:szCs w:val="24"/>
          </w:rPr>
          <w:delText xml:space="preserve"> </w:delText>
        </w:r>
      </w:del>
      <w:del w:id="483" w:author="Maddumage Don Sandeepa Lakshad Wimalananda" w:date="2025-03-12T21:21:00Z" w16du:dateUtc="2025-03-12T15:51:00Z">
        <w:r w:rsidRPr="0087104A" w:rsidDel="006C6A50">
          <w:rPr>
            <w:rFonts w:ascii="Avenir Next" w:hAnsi="Avenir Next" w:cs="Segoe UI Historic"/>
            <w:sz w:val="24"/>
            <w:szCs w:val="24"/>
          </w:rPr>
          <w:delText>This competition encourages students to push boundaries, develop practical solutions, and gain recognition for their ideas, fostering a culture of innovation within the engineering community.</w:delText>
        </w:r>
      </w:del>
    </w:p>
    <w:p w14:paraId="3129654D" w14:textId="7A8837CC" w:rsidR="00C265F4" w:rsidRPr="0087104A" w:rsidDel="00E26BFE" w:rsidRDefault="00C265F4">
      <w:pPr>
        <w:pStyle w:val="Heading2"/>
        <w:spacing w:line="276" w:lineRule="auto"/>
        <w:jc w:val="both"/>
        <w:rPr>
          <w:del w:id="484" w:author="Maddumage Don Sandeepa Lakshad Wimalananda" w:date="2025-03-13T07:25:00Z" w16du:dateUtc="2025-03-13T01:55:00Z"/>
          <w:rFonts w:ascii="Avenir Next" w:hAnsi="Avenir Next" w:cs="Segoe UI Historic"/>
          <w:b/>
          <w:bCs/>
          <w:color w:val="2E74B5" w:themeColor="accent5" w:themeShade="BF"/>
          <w:sz w:val="28"/>
          <w:szCs w:val="28"/>
        </w:rPr>
        <w:pPrChange w:id="485" w:author="Maddumage Don Sandeepa Lakshad Wimalananda" w:date="2025-03-13T22:14:00Z" w16du:dateUtc="2025-03-13T16:44:00Z">
          <w:pPr>
            <w:pStyle w:val="Heading2"/>
            <w:numPr>
              <w:numId w:val="1"/>
            </w:numPr>
            <w:spacing w:line="360" w:lineRule="auto"/>
            <w:ind w:left="426" w:hanging="360"/>
            <w:jc w:val="both"/>
          </w:pPr>
        </w:pPrChange>
      </w:pPr>
      <w:del w:id="486" w:author="Maddumage Don Sandeepa Lakshad Wimalananda" w:date="2025-03-13T07:25:00Z" w16du:dateUtc="2025-03-13T01:55:00Z">
        <w:r w:rsidRPr="0087104A" w:rsidDel="00E26BFE">
          <w:rPr>
            <w:rFonts w:ascii="Avenir Next" w:hAnsi="Avenir Next" w:cs="Segoe UI Historic"/>
            <w:b/>
            <w:bCs/>
            <w:color w:val="2E74B5" w:themeColor="accent5" w:themeShade="BF"/>
            <w:sz w:val="28"/>
            <w:szCs w:val="28"/>
          </w:rPr>
          <w:delText xml:space="preserve">Categories </w:delText>
        </w:r>
      </w:del>
      <w:del w:id="487" w:author="Maddumage Don Sandeepa Lakshad Wimalananda" w:date="2025-03-12T21:22:00Z" w16du:dateUtc="2025-03-12T15:52:00Z">
        <w:r w:rsidRPr="0087104A" w:rsidDel="006C6A50">
          <w:rPr>
            <w:rFonts w:ascii="Avenir Next" w:hAnsi="Avenir Next" w:cs="Segoe UI Historic"/>
            <w:b/>
            <w:bCs/>
            <w:color w:val="2E74B5" w:themeColor="accent5" w:themeShade="BF"/>
            <w:sz w:val="28"/>
            <w:szCs w:val="28"/>
          </w:rPr>
          <w:delText>to Apply</w:delText>
        </w:r>
      </w:del>
    </w:p>
    <w:p w14:paraId="6210B017" w14:textId="279AE584" w:rsidR="007A2E94" w:rsidRPr="0087104A" w:rsidDel="00E26BFE" w:rsidRDefault="007A2E94">
      <w:pPr>
        <w:spacing w:after="0" w:line="276" w:lineRule="auto"/>
        <w:jc w:val="both"/>
        <w:rPr>
          <w:del w:id="488" w:author="Maddumage Don Sandeepa Lakshad Wimalananda" w:date="2025-03-13T07:25:00Z" w16du:dateUtc="2025-03-13T01:55:00Z"/>
          <w:rFonts w:ascii="Avenir Next" w:hAnsi="Avenir Next" w:cs="Segoe UI Historic"/>
          <w:sz w:val="24"/>
          <w:szCs w:val="24"/>
        </w:rPr>
        <w:pPrChange w:id="489" w:author="Maddumage Don Sandeepa Lakshad Wimalananda" w:date="2025-03-13T22:14:00Z" w16du:dateUtc="2025-03-13T16:44:00Z">
          <w:pPr>
            <w:spacing w:line="360" w:lineRule="auto"/>
            <w:jc w:val="both"/>
          </w:pPr>
        </w:pPrChange>
      </w:pPr>
      <w:del w:id="490" w:author="Maddumage Don Sandeepa Lakshad Wimalananda" w:date="2025-03-13T07:25:00Z" w16du:dateUtc="2025-03-13T01:55:00Z">
        <w:r w:rsidRPr="0087104A" w:rsidDel="00E26BFE">
          <w:rPr>
            <w:rFonts w:ascii="Avenir Next" w:hAnsi="Avenir Next" w:cs="Segoe UI Historic"/>
            <w:sz w:val="24"/>
            <w:szCs w:val="24"/>
          </w:rPr>
          <w:delText xml:space="preserve">Competitors can participate under </w:delText>
        </w:r>
      </w:del>
      <w:del w:id="491" w:author="Maddumage Don Sandeepa Lakshad Wimalananda" w:date="2025-03-12T21:25:00Z" w16du:dateUtc="2025-03-12T15:55:00Z">
        <w:r w:rsidRPr="0087104A" w:rsidDel="0056645F">
          <w:rPr>
            <w:rFonts w:ascii="Avenir Next" w:hAnsi="Avenir Next" w:cs="Segoe UI Historic"/>
            <w:sz w:val="24"/>
            <w:szCs w:val="24"/>
          </w:rPr>
          <w:delText>these themes</w:delText>
        </w:r>
      </w:del>
      <w:del w:id="492" w:author="Maddumage Don Sandeepa Lakshad Wimalananda" w:date="2025-03-13T07:25:00Z" w16du:dateUtc="2025-03-13T01:55:00Z">
        <w:r w:rsidRPr="0087104A" w:rsidDel="00E26BFE">
          <w:rPr>
            <w:rFonts w:ascii="Avenir Next" w:hAnsi="Avenir Next" w:cs="Segoe UI Historic"/>
            <w:sz w:val="24"/>
            <w:szCs w:val="24"/>
          </w:rPr>
          <w:delText xml:space="preserve"> with their innovations</w:delText>
        </w:r>
      </w:del>
      <w:del w:id="493" w:author="Maddumage Don Sandeepa Lakshad Wimalananda" w:date="2025-03-12T21:25:00Z" w16du:dateUtc="2025-03-12T15:55:00Z">
        <w:r w:rsidRPr="0087104A" w:rsidDel="0056645F">
          <w:rPr>
            <w:rFonts w:ascii="Avenir Next" w:hAnsi="Avenir Next" w:cs="Segoe UI Historic"/>
            <w:sz w:val="24"/>
            <w:szCs w:val="24"/>
          </w:rPr>
          <w:delText>, showcasing their creative solutions in the following categories</w:delText>
        </w:r>
      </w:del>
      <w:del w:id="494" w:author="Maddumage Don Sandeepa Lakshad Wimalananda" w:date="2025-03-13T07:25:00Z" w16du:dateUtc="2025-03-13T01:55:00Z">
        <w:r w:rsidRPr="0087104A" w:rsidDel="00E26BFE">
          <w:rPr>
            <w:rFonts w:ascii="Avenir Next" w:hAnsi="Avenir Next" w:cs="Segoe UI Historic"/>
            <w:sz w:val="24"/>
            <w:szCs w:val="24"/>
          </w:rPr>
          <w:delText>. Each category provides a platform for undergraduates to address real-world challenges with their unique ideas and technological advancements. Innovations should align with one of the given themes, though the judging panel reserves the right to reclassify submissions if necessary.</w:delText>
        </w:r>
      </w:del>
    </w:p>
    <w:p w14:paraId="22E0270A" w14:textId="75BD0131" w:rsidR="007A2E94" w:rsidRPr="0087104A" w:rsidDel="00E26BFE" w:rsidRDefault="007A2E94">
      <w:pPr>
        <w:spacing w:after="0" w:line="276" w:lineRule="auto"/>
        <w:jc w:val="both"/>
        <w:rPr>
          <w:del w:id="495" w:author="Maddumage Don Sandeepa Lakshad Wimalananda" w:date="2025-03-13T07:25:00Z" w16du:dateUtc="2025-03-13T01:55:00Z"/>
          <w:rFonts w:ascii="Avenir Next" w:hAnsi="Avenir Next" w:cs="Segoe UI Historic"/>
          <w:sz w:val="24"/>
          <w:szCs w:val="24"/>
        </w:rPr>
        <w:pPrChange w:id="496" w:author="Maddumage Don Sandeepa Lakshad Wimalananda" w:date="2025-03-13T22:14:00Z" w16du:dateUtc="2025-03-13T16:44:00Z">
          <w:pPr>
            <w:spacing w:line="360" w:lineRule="auto"/>
            <w:jc w:val="both"/>
          </w:pPr>
        </w:pPrChange>
      </w:pPr>
      <w:del w:id="497" w:author="Maddumage Don Sandeepa Lakshad Wimalananda" w:date="2025-03-13T07:25:00Z" w16du:dateUtc="2025-03-13T01:55:00Z">
        <w:r w:rsidRPr="0087104A" w:rsidDel="00E26BFE">
          <w:rPr>
            <w:rFonts w:ascii="Avenir Next" w:hAnsi="Avenir Next" w:cs="Segoe UI Historic"/>
            <w:sz w:val="24"/>
            <w:szCs w:val="24"/>
          </w:rPr>
          <w:delText xml:space="preserve">The ideas listed under each </w:delText>
        </w:r>
      </w:del>
      <w:del w:id="498" w:author="Maddumage Don Sandeepa Lakshad Wimalananda" w:date="2025-03-12T21:26:00Z" w16du:dateUtc="2025-03-12T15:56:00Z">
        <w:r w:rsidRPr="0087104A" w:rsidDel="0056645F">
          <w:rPr>
            <w:rFonts w:ascii="Avenir Next" w:hAnsi="Avenir Next" w:cs="Segoe UI Historic"/>
            <w:sz w:val="24"/>
            <w:szCs w:val="24"/>
          </w:rPr>
          <w:delText>theme</w:delText>
        </w:r>
      </w:del>
      <w:del w:id="499" w:author="Maddumage Don Sandeepa Lakshad Wimalananda" w:date="2025-03-13T07:25:00Z" w16du:dateUtc="2025-03-13T01:55:00Z">
        <w:r w:rsidRPr="0087104A" w:rsidDel="00E26BFE">
          <w:rPr>
            <w:rFonts w:ascii="Avenir Next" w:hAnsi="Avenir Next" w:cs="Segoe UI Historic"/>
            <w:sz w:val="24"/>
            <w:szCs w:val="24"/>
          </w:rPr>
          <w:delText xml:space="preserve"> serve as guidance, but participants are encouraged to think beyond these examples and develop groundbreaking solutions that make a lasting impact.</w:delText>
        </w:r>
      </w:del>
    </w:p>
    <w:p w14:paraId="2FABCC4C" w14:textId="3155F118" w:rsidR="007A2E94" w:rsidRPr="0087104A" w:rsidDel="00E26BFE" w:rsidRDefault="007A2E94">
      <w:pPr>
        <w:spacing w:after="0" w:line="276" w:lineRule="auto"/>
        <w:rPr>
          <w:del w:id="500" w:author="Maddumage Don Sandeepa Lakshad Wimalananda" w:date="2025-03-13T07:25:00Z" w16du:dateUtc="2025-03-13T01:55:00Z"/>
          <w:rFonts w:ascii="Avenir Next" w:hAnsi="Avenir Next" w:cs="Segoe UI Historic"/>
          <w:sz w:val="24"/>
          <w:szCs w:val="24"/>
        </w:rPr>
        <w:pPrChange w:id="501" w:author="Maddumage Don Sandeepa Lakshad Wimalananda" w:date="2025-03-13T22:14:00Z" w16du:dateUtc="2025-03-13T16:44:00Z">
          <w:pPr>
            <w:spacing w:line="360" w:lineRule="auto"/>
          </w:pPr>
        </w:pPrChange>
      </w:pPr>
      <w:del w:id="502" w:author="Maddumage Don Sandeepa Lakshad Wimalananda" w:date="2025-03-13T07:25:00Z" w16du:dateUtc="2025-03-13T01:55:00Z">
        <w:r w:rsidRPr="0087104A" w:rsidDel="00E26BFE">
          <w:rPr>
            <w:rStyle w:val="Strong"/>
            <w:rFonts w:ascii="Avenir Next" w:hAnsi="Avenir Next" w:cs="Segoe UI Historic"/>
            <w:color w:val="2E74B5" w:themeColor="accent5" w:themeShade="BF"/>
            <w:sz w:val="24"/>
            <w:szCs w:val="24"/>
          </w:rPr>
          <w:delText>Electrical Engineering and Power Systems</w:delText>
        </w:r>
      </w:del>
    </w:p>
    <w:p w14:paraId="6CC93B06" w14:textId="524039C8" w:rsidR="007A2E94" w:rsidRPr="00565F99" w:rsidDel="00E26BFE" w:rsidRDefault="007A2E94">
      <w:pPr>
        <w:pStyle w:val="NormalWeb"/>
        <w:spacing w:after="0" w:line="276" w:lineRule="auto"/>
        <w:jc w:val="both"/>
        <w:rPr>
          <w:del w:id="503" w:author="Maddumage Don Sandeepa Lakshad Wimalananda" w:date="2025-03-13T07:25:00Z" w16du:dateUtc="2025-03-13T01:55:00Z"/>
          <w:rFonts w:ascii="Avenir Next" w:hAnsi="Avenir Next" w:cs="Segoe UI Historic"/>
          <w:color w:val="000000" w:themeColor="text1"/>
          <w:rPrChange w:id="504" w:author="Maddumage Don Sandeepa Lakshad Wimalananda" w:date="2025-03-12T21:50:00Z" w16du:dateUtc="2025-03-12T16:20:00Z">
            <w:rPr>
              <w:del w:id="505" w:author="Maddumage Don Sandeepa Lakshad Wimalananda" w:date="2025-03-13T07:25:00Z" w16du:dateUtc="2025-03-13T01:55:00Z"/>
              <w:rFonts w:ascii="Avenir Next" w:hAnsi="Avenir Next" w:cs="Segoe UI Historic"/>
            </w:rPr>
          </w:rPrChange>
        </w:rPr>
        <w:pPrChange w:id="506" w:author="Maddumage Don Sandeepa Lakshad Wimalananda" w:date="2025-03-13T22:14:00Z" w16du:dateUtc="2025-03-13T16:44:00Z">
          <w:pPr>
            <w:pStyle w:val="NormalWeb"/>
            <w:spacing w:line="360" w:lineRule="auto"/>
            <w:jc w:val="both"/>
          </w:pPr>
        </w:pPrChange>
      </w:pPr>
      <w:del w:id="507" w:author="Maddumage Don Sandeepa Lakshad Wimalananda" w:date="2025-03-12T21:50:00Z" w16du:dateUtc="2025-03-12T16:20:00Z">
        <w:r w:rsidRPr="00565F99" w:rsidDel="00565F99">
          <w:rPr>
            <w:rFonts w:ascii="Avenir Next" w:hAnsi="Avenir Next" w:cs="Segoe UI Historic"/>
            <w:color w:val="000000" w:themeColor="text1"/>
            <w:rPrChange w:id="508" w:author="Maddumage Don Sandeepa Lakshad Wimalananda" w:date="2025-03-12T21:50:00Z" w16du:dateUtc="2025-03-12T16:20:00Z">
              <w:rPr>
                <w:rFonts w:ascii="Avenir Next" w:hAnsi="Avenir Next" w:cs="Segoe UI Historic"/>
              </w:rPr>
            </w:rPrChange>
          </w:rPr>
          <w:delText xml:space="preserve">Students can develop innovative solutions for </w:delText>
        </w:r>
        <w:r w:rsidRPr="00565F99" w:rsidDel="00565F99">
          <w:rPr>
            <w:rFonts w:ascii="Avenir Next" w:hAnsi="Avenir Next" w:cs="Segoe UI Historic"/>
            <w:color w:val="000000" w:themeColor="text1"/>
            <w:rPrChange w:id="509" w:author="Maddumage Don Sandeepa Lakshad Wimalananda" w:date="2025-03-12T21:50:00Z" w16du:dateUtc="2025-03-12T16:20:00Z">
              <w:rPr>
                <w:rFonts w:ascii="Avenir Next" w:hAnsi="Avenir Next" w:cs="Segoe UI Historic"/>
                <w:color w:val="FF0000"/>
              </w:rPr>
            </w:rPrChange>
          </w:rPr>
          <w:delText xml:space="preserve">energy generation, transmission, and distribution, </w:delText>
        </w:r>
      </w:del>
      <w:del w:id="510" w:author="Maddumage Don Sandeepa Lakshad Wimalananda" w:date="2025-03-12T21:49:00Z" w16du:dateUtc="2025-03-12T16:19:00Z">
        <w:r w:rsidRPr="00565F99" w:rsidDel="00565F99">
          <w:rPr>
            <w:rFonts w:ascii="Avenir Next" w:hAnsi="Avenir Next" w:cs="Segoe UI Historic"/>
            <w:color w:val="000000" w:themeColor="text1"/>
            <w:rPrChange w:id="511" w:author="Maddumage Don Sandeepa Lakshad Wimalananda" w:date="2025-03-12T21:50:00Z" w16du:dateUtc="2025-03-12T16:20:00Z">
              <w:rPr>
                <w:rFonts w:ascii="Avenir Next" w:hAnsi="Avenir Next" w:cs="Segoe UI Historic"/>
                <w:color w:val="FF0000"/>
              </w:rPr>
            </w:rPrChange>
          </w:rPr>
          <w:delText xml:space="preserve">including </w:delText>
        </w:r>
      </w:del>
      <w:del w:id="512" w:author="Maddumage Don Sandeepa Lakshad Wimalananda" w:date="2025-03-12T21:50:00Z" w16du:dateUtc="2025-03-12T16:20:00Z">
        <w:r w:rsidRPr="00565F99" w:rsidDel="00565F99">
          <w:rPr>
            <w:rFonts w:ascii="Avenir Next" w:hAnsi="Avenir Next" w:cs="Segoe UI Historic"/>
            <w:color w:val="000000" w:themeColor="text1"/>
            <w:rPrChange w:id="513" w:author="Maddumage Don Sandeepa Lakshad Wimalananda" w:date="2025-03-12T21:50:00Z" w16du:dateUtc="2025-03-12T16:20:00Z">
              <w:rPr>
                <w:rFonts w:ascii="Avenir Next" w:hAnsi="Avenir Next" w:cs="Segoe UI Historic"/>
                <w:color w:val="FF0000"/>
              </w:rPr>
            </w:rPrChange>
          </w:rPr>
          <w:delText>s</w:delText>
        </w:r>
      </w:del>
      <w:del w:id="514" w:author="Maddumage Don Sandeepa Lakshad Wimalananda" w:date="2025-03-13T07:25:00Z" w16du:dateUtc="2025-03-13T01:55:00Z">
        <w:r w:rsidRPr="00565F99" w:rsidDel="00E26BFE">
          <w:rPr>
            <w:rFonts w:ascii="Avenir Next" w:hAnsi="Avenir Next" w:cs="Segoe UI Historic"/>
            <w:color w:val="000000" w:themeColor="text1"/>
            <w:rPrChange w:id="515" w:author="Maddumage Don Sandeepa Lakshad Wimalananda" w:date="2025-03-12T21:50:00Z" w16du:dateUtc="2025-03-12T16:20:00Z">
              <w:rPr>
                <w:rFonts w:ascii="Avenir Next" w:hAnsi="Avenir Next" w:cs="Segoe UI Historic"/>
                <w:color w:val="FF0000"/>
              </w:rPr>
            </w:rPrChange>
          </w:rPr>
          <w:delText>mart grids, renewable energy integration,</w:delText>
        </w:r>
      </w:del>
      <w:del w:id="516" w:author="Maddumage Don Sandeepa Lakshad Wimalananda" w:date="2025-03-12T21:50:00Z" w16du:dateUtc="2025-03-12T16:20:00Z">
        <w:r w:rsidRPr="00565F99" w:rsidDel="00565F99">
          <w:rPr>
            <w:rFonts w:ascii="Avenir Next" w:hAnsi="Avenir Next" w:cs="Segoe UI Historic"/>
            <w:color w:val="000000" w:themeColor="text1"/>
            <w:rPrChange w:id="517" w:author="Maddumage Don Sandeepa Lakshad Wimalananda" w:date="2025-03-12T21:50:00Z" w16du:dateUtc="2025-03-12T16:20:00Z">
              <w:rPr>
                <w:rFonts w:ascii="Avenir Next" w:hAnsi="Avenir Next" w:cs="Segoe UI Historic"/>
                <w:color w:val="FF0000"/>
              </w:rPr>
            </w:rPrChange>
          </w:rPr>
          <w:delText xml:space="preserve"> and</w:delText>
        </w:r>
      </w:del>
      <w:del w:id="518" w:author="Maddumage Don Sandeepa Lakshad Wimalananda" w:date="2025-03-13T07:25:00Z" w16du:dateUtc="2025-03-13T01:55:00Z">
        <w:r w:rsidRPr="00565F99" w:rsidDel="00E26BFE">
          <w:rPr>
            <w:rFonts w:ascii="Avenir Next" w:hAnsi="Avenir Next" w:cs="Segoe UI Historic"/>
            <w:color w:val="000000" w:themeColor="text1"/>
            <w:rPrChange w:id="519" w:author="Maddumage Don Sandeepa Lakshad Wimalananda" w:date="2025-03-12T21:50:00Z" w16du:dateUtc="2025-03-12T16:20:00Z">
              <w:rPr>
                <w:rFonts w:ascii="Avenir Next" w:hAnsi="Avenir Next" w:cs="Segoe UI Historic"/>
                <w:color w:val="FF0000"/>
              </w:rPr>
            </w:rPrChange>
          </w:rPr>
          <w:delText xml:space="preserve"> efficient power management systems</w:delText>
        </w:r>
      </w:del>
      <w:del w:id="520" w:author="Maddumage Don Sandeepa Lakshad Wimalananda" w:date="2025-03-12T21:50:00Z" w16du:dateUtc="2025-03-12T16:20:00Z">
        <w:r w:rsidRPr="00565F99" w:rsidDel="00565F99">
          <w:rPr>
            <w:rFonts w:ascii="Avenir Next" w:hAnsi="Avenir Next" w:cs="Segoe UI Historic"/>
            <w:color w:val="000000" w:themeColor="text1"/>
            <w:rPrChange w:id="521" w:author="Maddumage Don Sandeepa Lakshad Wimalananda" w:date="2025-03-12T21:50:00Z" w16du:dateUtc="2025-03-12T16:20:00Z">
              <w:rPr>
                <w:rFonts w:ascii="Avenir Next" w:hAnsi="Avenir Next" w:cs="Segoe UI Historic"/>
                <w:color w:val="FF0000"/>
              </w:rPr>
            </w:rPrChange>
          </w:rPr>
          <w:delText>.</w:delText>
        </w:r>
        <w:r w:rsidRPr="00565F99" w:rsidDel="00565F99">
          <w:rPr>
            <w:rFonts w:ascii="Avenir Next" w:hAnsi="Avenir Next" w:cs="Segoe UI Historic"/>
            <w:color w:val="000000" w:themeColor="text1"/>
            <w:rPrChange w:id="522" w:author="Maddumage Don Sandeepa Lakshad Wimalananda" w:date="2025-03-12T21:50:00Z" w16du:dateUtc="2025-03-12T16:20:00Z">
              <w:rPr>
                <w:rFonts w:ascii="Avenir Next" w:hAnsi="Avenir Next" w:cs="Segoe UI Historic"/>
              </w:rPr>
            </w:rPrChange>
          </w:rPr>
          <w:delText xml:space="preserve"> These innovations will help improve energy efficiency, reduce reliance on fossil fuels, and promote sustainable power solutions for future development.</w:delText>
        </w:r>
      </w:del>
    </w:p>
    <w:p w14:paraId="7EEA56F4" w14:textId="5A39665C" w:rsidR="007A2E94" w:rsidRPr="0087104A" w:rsidDel="00E26BFE" w:rsidRDefault="007A2E94">
      <w:pPr>
        <w:spacing w:after="0" w:line="276" w:lineRule="auto"/>
        <w:rPr>
          <w:del w:id="523" w:author="Maddumage Don Sandeepa Lakshad Wimalananda" w:date="2025-03-13T07:25:00Z" w16du:dateUtc="2025-03-13T01:55:00Z"/>
          <w:rFonts w:ascii="Avenir Next" w:hAnsi="Avenir Next" w:cs="Segoe UI Historic"/>
          <w:sz w:val="24"/>
          <w:szCs w:val="24"/>
        </w:rPr>
        <w:pPrChange w:id="524" w:author="Maddumage Don Sandeepa Lakshad Wimalananda" w:date="2025-03-13T22:14:00Z" w16du:dateUtc="2025-03-13T16:44:00Z">
          <w:pPr>
            <w:spacing w:line="360" w:lineRule="auto"/>
          </w:pPr>
        </w:pPrChange>
      </w:pPr>
      <w:del w:id="525" w:author="Maddumage Don Sandeepa Lakshad Wimalananda" w:date="2025-03-13T07:25:00Z" w16du:dateUtc="2025-03-13T01:55:00Z">
        <w:r w:rsidRPr="0087104A" w:rsidDel="00E26BFE">
          <w:rPr>
            <w:rStyle w:val="Strong"/>
            <w:rFonts w:ascii="Avenir Next" w:hAnsi="Avenir Next" w:cs="Segoe UI Historic"/>
            <w:color w:val="2E74B5" w:themeColor="accent5" w:themeShade="BF"/>
            <w:sz w:val="24"/>
            <w:szCs w:val="24"/>
          </w:rPr>
          <w:delText>Electronics and Telecommunication</w:delText>
        </w:r>
      </w:del>
    </w:p>
    <w:p w14:paraId="7F16BF8E" w14:textId="6CDC4FFB" w:rsidR="007A2E94" w:rsidRPr="0087104A" w:rsidDel="0056645F" w:rsidRDefault="007A2E94">
      <w:pPr>
        <w:pStyle w:val="NormalWeb"/>
        <w:spacing w:after="0" w:line="276" w:lineRule="auto"/>
        <w:jc w:val="both"/>
        <w:rPr>
          <w:del w:id="526" w:author="Maddumage Don Sandeepa Lakshad Wimalananda" w:date="2025-03-12T21:28:00Z" w16du:dateUtc="2025-03-12T15:58:00Z"/>
          <w:rFonts w:ascii="Avenir Next" w:hAnsi="Avenir Next" w:cs="Segoe UI Historic"/>
        </w:rPr>
        <w:pPrChange w:id="527" w:author="Maddumage Don Sandeepa Lakshad Wimalananda" w:date="2025-03-13T22:14:00Z" w16du:dateUtc="2025-03-13T16:44:00Z">
          <w:pPr>
            <w:pStyle w:val="NormalWeb"/>
            <w:spacing w:line="360" w:lineRule="auto"/>
            <w:jc w:val="both"/>
          </w:pPr>
        </w:pPrChange>
      </w:pPr>
      <w:del w:id="528" w:author="Maddumage Don Sandeepa Lakshad Wimalananda" w:date="2025-03-12T21:47:00Z" w16du:dateUtc="2025-03-12T16:17:00Z">
        <w:r w:rsidRPr="0087104A" w:rsidDel="00565F99">
          <w:rPr>
            <w:rFonts w:ascii="Avenir Next" w:hAnsi="Avenir Next" w:cs="Segoe UI Historic"/>
          </w:rPr>
          <w:delText>Advancements in</w:delText>
        </w:r>
      </w:del>
      <w:del w:id="529" w:author="Maddumage Don Sandeepa Lakshad Wimalananda" w:date="2025-03-12T21:48:00Z" w16du:dateUtc="2025-03-12T16:18:00Z">
        <w:r w:rsidRPr="00565F99" w:rsidDel="00565F99">
          <w:rPr>
            <w:rFonts w:ascii="Avenir Next" w:hAnsi="Avenir Next" w:cs="Segoe UI Historic"/>
            <w:color w:val="000000" w:themeColor="text1"/>
            <w:rPrChange w:id="530" w:author="Maddumage Don Sandeepa Lakshad Wimalananda" w:date="2025-03-12T21:49:00Z" w16du:dateUtc="2025-03-12T16:19:00Z">
              <w:rPr>
                <w:rFonts w:ascii="Avenir Next" w:hAnsi="Avenir Next" w:cs="Segoe UI Historic"/>
              </w:rPr>
            </w:rPrChange>
          </w:rPr>
          <w:delText xml:space="preserve"> </w:delText>
        </w:r>
      </w:del>
      <w:del w:id="531" w:author="Maddumage Don Sandeepa Lakshad Wimalananda" w:date="2025-03-13T07:25:00Z" w16du:dateUtc="2025-03-13T01:55:00Z">
        <w:r w:rsidRPr="00565F99" w:rsidDel="00E26BFE">
          <w:rPr>
            <w:rFonts w:ascii="Avenir Next" w:hAnsi="Avenir Next" w:cs="Segoe UI Historic"/>
            <w:color w:val="000000" w:themeColor="text1"/>
            <w:rPrChange w:id="532" w:author="Maddumage Don Sandeepa Lakshad Wimalananda" w:date="2025-03-12T21:49:00Z" w16du:dateUtc="2025-03-12T16:19:00Z">
              <w:rPr>
                <w:rFonts w:ascii="Avenir Next" w:hAnsi="Avenir Next" w:cs="Segoe UI Historic"/>
                <w:color w:val="FF0000"/>
              </w:rPr>
            </w:rPrChange>
          </w:rPr>
          <w:delText>wireless communication</w:delText>
        </w:r>
      </w:del>
      <w:del w:id="533" w:author="Maddumage Don Sandeepa Lakshad Wimalananda" w:date="2025-03-12T21:49:00Z" w16du:dateUtc="2025-03-12T16:19:00Z">
        <w:r w:rsidRPr="0087104A" w:rsidDel="00565F99">
          <w:rPr>
            <w:rFonts w:ascii="Avenir Next" w:hAnsi="Avenir Next" w:cs="Segoe UI Historic"/>
            <w:color w:val="FF0000"/>
          </w:rPr>
          <w:delText>, signal processing, and embedded systems can enhance connectivity and network efficiency</w:delText>
        </w:r>
        <w:r w:rsidRPr="0087104A" w:rsidDel="00565F99">
          <w:rPr>
            <w:rFonts w:ascii="Avenir Next" w:hAnsi="Avenir Next" w:cs="Segoe UI Historic"/>
          </w:rPr>
          <w:delText>. Students may design cost-effective, high-performance electronic devices, smart sensors, or next-generation telecommunication systems to improve communication infrastructure and bridge digital divides.</w:delText>
        </w:r>
      </w:del>
    </w:p>
    <w:p w14:paraId="654EB9C1" w14:textId="5AF53EDA" w:rsidR="000322BB" w:rsidRPr="0087104A" w:rsidDel="00E26BFE" w:rsidRDefault="000322BB">
      <w:pPr>
        <w:pStyle w:val="NormalWeb"/>
        <w:spacing w:after="0" w:line="276" w:lineRule="auto"/>
        <w:jc w:val="both"/>
        <w:rPr>
          <w:del w:id="534" w:author="Maddumage Don Sandeepa Lakshad Wimalananda" w:date="2025-03-13T07:25:00Z" w16du:dateUtc="2025-03-13T01:55:00Z"/>
          <w:rFonts w:ascii="Avenir Next" w:hAnsi="Avenir Next" w:cs="Segoe UI Historic"/>
        </w:rPr>
        <w:pPrChange w:id="535" w:author="Maddumage Don Sandeepa Lakshad Wimalananda" w:date="2025-03-13T22:14:00Z" w16du:dateUtc="2025-03-13T16:44:00Z">
          <w:pPr>
            <w:pStyle w:val="NormalWeb"/>
            <w:spacing w:line="360" w:lineRule="auto"/>
            <w:jc w:val="both"/>
          </w:pPr>
        </w:pPrChange>
      </w:pPr>
    </w:p>
    <w:p w14:paraId="26BFA09A" w14:textId="794CD70E" w:rsidR="007A2E94" w:rsidRPr="0087104A" w:rsidDel="00E26BFE" w:rsidRDefault="007A2E94">
      <w:pPr>
        <w:spacing w:after="0" w:line="276" w:lineRule="auto"/>
        <w:rPr>
          <w:del w:id="536" w:author="Maddumage Don Sandeepa Lakshad Wimalananda" w:date="2025-03-13T07:25:00Z" w16du:dateUtc="2025-03-13T01:55:00Z"/>
          <w:rFonts w:ascii="Avenir Next" w:hAnsi="Avenir Next" w:cs="Segoe UI Historic"/>
          <w:sz w:val="24"/>
          <w:szCs w:val="24"/>
        </w:rPr>
        <w:pPrChange w:id="537" w:author="Maddumage Don Sandeepa Lakshad Wimalananda" w:date="2025-03-13T22:14:00Z" w16du:dateUtc="2025-03-13T16:44:00Z">
          <w:pPr>
            <w:spacing w:line="360" w:lineRule="auto"/>
          </w:pPr>
        </w:pPrChange>
      </w:pPr>
      <w:del w:id="538" w:author="Maddumage Don Sandeepa Lakshad Wimalananda" w:date="2025-03-13T07:25:00Z" w16du:dateUtc="2025-03-13T01:55:00Z">
        <w:r w:rsidRPr="0087104A" w:rsidDel="00E26BFE">
          <w:rPr>
            <w:rStyle w:val="Strong"/>
            <w:rFonts w:ascii="Avenir Next" w:hAnsi="Avenir Next" w:cs="Segoe UI Historic"/>
            <w:color w:val="2E74B5" w:themeColor="accent5" w:themeShade="BF"/>
            <w:sz w:val="24"/>
            <w:szCs w:val="24"/>
          </w:rPr>
          <w:delText>Computer Engineering and IT</w:delText>
        </w:r>
      </w:del>
    </w:p>
    <w:p w14:paraId="2080EAB8" w14:textId="22FC9E8D" w:rsidR="007A2E94" w:rsidRPr="00AD277A" w:rsidDel="00E26BFE" w:rsidRDefault="007A2E94">
      <w:pPr>
        <w:pStyle w:val="NormalWeb"/>
        <w:spacing w:after="0" w:line="276" w:lineRule="auto"/>
        <w:jc w:val="both"/>
        <w:rPr>
          <w:del w:id="539" w:author="Maddumage Don Sandeepa Lakshad Wimalananda" w:date="2025-03-13T07:25:00Z" w16du:dateUtc="2025-03-13T01:55:00Z"/>
          <w:rFonts w:ascii="Avenir Next" w:hAnsi="Avenir Next" w:cs="Segoe UI Historic"/>
          <w:color w:val="000000" w:themeColor="text1"/>
          <w:rPrChange w:id="540" w:author="Maddumage Don Sandeepa Lakshad Wimalananda" w:date="2025-03-12T21:44:00Z" w16du:dateUtc="2025-03-12T16:14:00Z">
            <w:rPr>
              <w:del w:id="541" w:author="Maddumage Don Sandeepa Lakshad Wimalananda" w:date="2025-03-13T07:25:00Z" w16du:dateUtc="2025-03-13T01:55:00Z"/>
              <w:rFonts w:ascii="Avenir Next" w:hAnsi="Avenir Next" w:cs="Segoe UI Historic"/>
            </w:rPr>
          </w:rPrChange>
        </w:rPr>
        <w:pPrChange w:id="542" w:author="Maddumage Don Sandeepa Lakshad Wimalananda" w:date="2025-03-13T22:14:00Z" w16du:dateUtc="2025-03-13T16:44:00Z">
          <w:pPr>
            <w:pStyle w:val="NormalWeb"/>
            <w:spacing w:line="360" w:lineRule="auto"/>
            <w:jc w:val="both"/>
          </w:pPr>
        </w:pPrChange>
      </w:pPr>
      <w:del w:id="543" w:author="Maddumage Don Sandeepa Lakshad Wimalananda" w:date="2025-03-12T21:43:00Z" w16du:dateUtc="2025-03-12T16:13:00Z">
        <w:r w:rsidRPr="00AD277A" w:rsidDel="00AD277A">
          <w:rPr>
            <w:rFonts w:ascii="Avenir Next" w:hAnsi="Avenir Next" w:cs="Segoe UI Historic"/>
            <w:color w:val="000000" w:themeColor="text1"/>
            <w:rPrChange w:id="544" w:author="Maddumage Don Sandeepa Lakshad Wimalananda" w:date="2025-03-12T21:44:00Z" w16du:dateUtc="2025-03-12T16:14:00Z">
              <w:rPr>
                <w:rFonts w:ascii="Avenir Next" w:hAnsi="Avenir Next" w:cs="Segoe UI Historic"/>
              </w:rPr>
            </w:rPrChange>
          </w:rPr>
          <w:delText xml:space="preserve">Students can introduce innovative solutions in </w:delText>
        </w:r>
        <w:r w:rsidRPr="00AD277A" w:rsidDel="00AD277A">
          <w:rPr>
            <w:rFonts w:ascii="Avenir Next" w:hAnsi="Avenir Next" w:cs="Segoe UI Historic"/>
            <w:color w:val="000000" w:themeColor="text1"/>
            <w:rPrChange w:id="545" w:author="Maddumage Don Sandeepa Lakshad Wimalananda" w:date="2025-03-12T21:44:00Z" w16du:dateUtc="2025-03-12T16:14:00Z">
              <w:rPr>
                <w:rFonts w:ascii="Avenir Next" w:hAnsi="Avenir Next" w:cs="Segoe UI Historic"/>
                <w:color w:val="FF0000"/>
              </w:rPr>
            </w:rPrChange>
          </w:rPr>
          <w:delText>a</w:delText>
        </w:r>
      </w:del>
      <w:del w:id="546" w:author="Maddumage Don Sandeepa Lakshad Wimalananda" w:date="2025-03-13T07:25:00Z" w16du:dateUtc="2025-03-13T01:55:00Z">
        <w:r w:rsidRPr="00AD277A" w:rsidDel="00E26BFE">
          <w:rPr>
            <w:rFonts w:ascii="Avenir Next" w:hAnsi="Avenir Next" w:cs="Segoe UI Historic"/>
            <w:color w:val="000000" w:themeColor="text1"/>
            <w:rPrChange w:id="547" w:author="Maddumage Don Sandeepa Lakshad Wimalananda" w:date="2025-03-12T21:44:00Z" w16du:dateUtc="2025-03-12T16:14:00Z">
              <w:rPr>
                <w:rFonts w:ascii="Avenir Next" w:hAnsi="Avenir Next" w:cs="Segoe UI Historic"/>
                <w:color w:val="FF0000"/>
              </w:rPr>
            </w:rPrChange>
          </w:rPr>
          <w:delText xml:space="preserve">rtificial intelligence, cybersecurity, </w:delText>
        </w:r>
      </w:del>
      <w:del w:id="548" w:author="Maddumage Don Sandeepa Lakshad Wimalananda" w:date="2025-03-12T21:43:00Z" w16du:dateUtc="2025-03-12T16:13:00Z">
        <w:r w:rsidRPr="00AD277A" w:rsidDel="00AD277A">
          <w:rPr>
            <w:rFonts w:ascii="Avenir Next" w:hAnsi="Avenir Next" w:cs="Segoe UI Historic"/>
            <w:color w:val="000000" w:themeColor="text1"/>
            <w:rPrChange w:id="549" w:author="Maddumage Don Sandeepa Lakshad Wimalananda" w:date="2025-03-12T21:44:00Z" w16du:dateUtc="2025-03-12T16:14:00Z">
              <w:rPr>
                <w:rFonts w:ascii="Avenir Next" w:hAnsi="Avenir Next" w:cs="Segoe UI Historic"/>
                <w:color w:val="FF0000"/>
              </w:rPr>
            </w:rPrChange>
          </w:rPr>
          <w:delText xml:space="preserve">and </w:delText>
        </w:r>
      </w:del>
      <w:del w:id="550" w:author="Maddumage Don Sandeepa Lakshad Wimalananda" w:date="2025-03-13T07:25:00Z" w16du:dateUtc="2025-03-13T01:55:00Z">
        <w:r w:rsidRPr="00AD277A" w:rsidDel="00E26BFE">
          <w:rPr>
            <w:rFonts w:ascii="Avenir Next" w:hAnsi="Avenir Next" w:cs="Segoe UI Historic"/>
            <w:color w:val="000000" w:themeColor="text1"/>
            <w:rPrChange w:id="551" w:author="Maddumage Don Sandeepa Lakshad Wimalananda" w:date="2025-03-12T21:44:00Z" w16du:dateUtc="2025-03-12T16:14:00Z">
              <w:rPr>
                <w:rFonts w:ascii="Avenir Next" w:hAnsi="Avenir Next" w:cs="Segoe UI Historic"/>
                <w:color w:val="FF0000"/>
              </w:rPr>
            </w:rPrChange>
          </w:rPr>
          <w:delText>cloud computing</w:delText>
        </w:r>
      </w:del>
      <w:del w:id="552" w:author="Maddumage Don Sandeepa Lakshad Wimalananda" w:date="2025-03-12T21:43:00Z" w16du:dateUtc="2025-03-12T16:13:00Z">
        <w:r w:rsidRPr="00AD277A" w:rsidDel="00AD277A">
          <w:rPr>
            <w:rFonts w:ascii="Avenir Next" w:hAnsi="Avenir Next" w:cs="Segoe UI Historic"/>
            <w:color w:val="000000" w:themeColor="text1"/>
            <w:rPrChange w:id="553" w:author="Maddumage Don Sandeepa Lakshad Wimalananda" w:date="2025-03-12T21:44:00Z" w16du:dateUtc="2025-03-12T16:14:00Z">
              <w:rPr>
                <w:rFonts w:ascii="Avenir Next" w:hAnsi="Avenir Next" w:cs="Segoe UI Historic"/>
                <w:color w:val="FF0000"/>
              </w:rPr>
            </w:rPrChange>
          </w:rPr>
          <w:delText xml:space="preserve"> to optimize industry operations</w:delText>
        </w:r>
        <w:r w:rsidRPr="00AD277A" w:rsidDel="00AD277A">
          <w:rPr>
            <w:rFonts w:ascii="Avenir Next" w:hAnsi="Avenir Next" w:cs="Segoe UI Historic"/>
            <w:color w:val="000000" w:themeColor="text1"/>
            <w:rPrChange w:id="554" w:author="Maddumage Don Sandeepa Lakshad Wimalananda" w:date="2025-03-12T21:44:00Z" w16du:dateUtc="2025-03-12T16:14:00Z">
              <w:rPr>
                <w:rFonts w:ascii="Avenir Next" w:hAnsi="Avenir Next" w:cs="Segoe UI Historic"/>
              </w:rPr>
            </w:rPrChange>
          </w:rPr>
          <w:delText xml:space="preserve">. </w:delText>
        </w:r>
        <w:r w:rsidRPr="00AD277A" w:rsidDel="00AD277A">
          <w:rPr>
            <w:rFonts w:ascii="Avenir Next" w:hAnsi="Avenir Next" w:cs="Segoe UI Historic"/>
            <w:color w:val="000000" w:themeColor="text1"/>
            <w:rPrChange w:id="555" w:author="Maddumage Don Sandeepa Lakshad Wimalananda" w:date="2025-03-12T21:44:00Z" w16du:dateUtc="2025-03-12T16:14:00Z">
              <w:rPr>
                <w:rFonts w:ascii="Avenir Next" w:hAnsi="Avenir Next" w:cs="Segoe UI Historic"/>
                <w:color w:val="FF0000"/>
              </w:rPr>
            </w:rPrChange>
          </w:rPr>
          <w:delText xml:space="preserve">Developing </w:delText>
        </w:r>
      </w:del>
      <w:del w:id="556" w:author="Maddumage Don Sandeepa Lakshad Wimalananda" w:date="2025-03-13T07:25:00Z" w16du:dateUtc="2025-03-13T01:55:00Z">
        <w:r w:rsidRPr="00AD277A" w:rsidDel="00E26BFE">
          <w:rPr>
            <w:rFonts w:ascii="Avenir Next" w:hAnsi="Avenir Next" w:cs="Segoe UI Historic"/>
            <w:color w:val="000000" w:themeColor="text1"/>
            <w:rPrChange w:id="557" w:author="Maddumage Don Sandeepa Lakshad Wimalananda" w:date="2025-03-12T21:44:00Z" w16du:dateUtc="2025-03-12T16:14:00Z">
              <w:rPr>
                <w:rFonts w:ascii="Avenir Next" w:hAnsi="Avenir Next" w:cs="Segoe UI Historic"/>
                <w:color w:val="FF0000"/>
              </w:rPr>
            </w:rPrChange>
          </w:rPr>
          <w:delText>intelligent automation</w:delText>
        </w:r>
      </w:del>
      <w:del w:id="558" w:author="Maddumage Don Sandeepa Lakshad Wimalananda" w:date="2025-03-12T21:43:00Z" w16du:dateUtc="2025-03-12T16:13:00Z">
        <w:r w:rsidRPr="00AD277A" w:rsidDel="00AD277A">
          <w:rPr>
            <w:rFonts w:ascii="Avenir Next" w:hAnsi="Avenir Next" w:cs="Segoe UI Historic"/>
            <w:color w:val="000000" w:themeColor="text1"/>
            <w:rPrChange w:id="559" w:author="Maddumage Don Sandeepa Lakshad Wimalananda" w:date="2025-03-12T21:44:00Z" w16du:dateUtc="2025-03-12T16:14:00Z">
              <w:rPr>
                <w:rFonts w:ascii="Avenir Next" w:hAnsi="Avenir Next" w:cs="Segoe UI Historic"/>
                <w:color w:val="FF0000"/>
              </w:rPr>
            </w:rPrChange>
          </w:rPr>
          <w:delText>, data analytics, and digital security solutions can drive technological advancements, improve system reliability, and enhance digital transformation</w:delText>
        </w:r>
        <w:r w:rsidRPr="00AD277A" w:rsidDel="00AD277A">
          <w:rPr>
            <w:rFonts w:ascii="Avenir Next" w:hAnsi="Avenir Next" w:cs="Segoe UI Historic"/>
            <w:color w:val="000000" w:themeColor="text1"/>
            <w:rPrChange w:id="560" w:author="Maddumage Don Sandeepa Lakshad Wimalananda" w:date="2025-03-12T21:44:00Z" w16du:dateUtc="2025-03-12T16:14:00Z">
              <w:rPr>
                <w:rFonts w:ascii="Avenir Next" w:hAnsi="Avenir Next" w:cs="Segoe UI Historic"/>
              </w:rPr>
            </w:rPrChange>
          </w:rPr>
          <w:delText>.</w:delText>
        </w:r>
      </w:del>
    </w:p>
    <w:p w14:paraId="0CB96638" w14:textId="59B9363D" w:rsidR="007A2E94" w:rsidRPr="0056645F" w:rsidDel="00E26BFE" w:rsidRDefault="007A2E94">
      <w:pPr>
        <w:spacing w:after="0" w:line="276" w:lineRule="auto"/>
        <w:rPr>
          <w:del w:id="561" w:author="Maddumage Don Sandeepa Lakshad Wimalananda" w:date="2025-03-13T07:25:00Z" w16du:dateUtc="2025-03-13T01:55:00Z"/>
          <w:rFonts w:ascii="Avenir Next" w:hAnsi="Avenir Next" w:cs="Segoe UI Historic"/>
          <w:b/>
          <w:bCs/>
          <w:sz w:val="24"/>
          <w:szCs w:val="24"/>
          <w:rPrChange w:id="562" w:author="Maddumage Don Sandeepa Lakshad Wimalananda" w:date="2025-03-12T21:31:00Z" w16du:dateUtc="2025-03-12T16:01:00Z">
            <w:rPr>
              <w:del w:id="563" w:author="Maddumage Don Sandeepa Lakshad Wimalananda" w:date="2025-03-13T07:25:00Z" w16du:dateUtc="2025-03-13T01:55:00Z"/>
              <w:rFonts w:ascii="Avenir Next" w:hAnsi="Avenir Next" w:cs="Segoe UI Historic"/>
              <w:sz w:val="24"/>
              <w:szCs w:val="24"/>
            </w:rPr>
          </w:rPrChange>
        </w:rPr>
        <w:pPrChange w:id="564" w:author="Maddumage Don Sandeepa Lakshad Wimalananda" w:date="2025-03-13T22:14:00Z" w16du:dateUtc="2025-03-13T16:44:00Z">
          <w:pPr>
            <w:spacing w:line="360" w:lineRule="auto"/>
          </w:pPr>
        </w:pPrChange>
      </w:pPr>
      <w:del w:id="565" w:author="Maddumage Don Sandeepa Lakshad Wimalananda" w:date="2025-03-13T07:25:00Z" w16du:dateUtc="2025-03-13T01:55:00Z">
        <w:r w:rsidRPr="0056645F" w:rsidDel="00E26BFE">
          <w:rPr>
            <w:rStyle w:val="Strong"/>
            <w:rFonts w:ascii="Avenir Next" w:hAnsi="Avenir Next" w:cs="Segoe UI Historic"/>
            <w:color w:val="2E74B5" w:themeColor="accent5" w:themeShade="BF"/>
            <w:sz w:val="24"/>
            <w:szCs w:val="24"/>
          </w:rPr>
          <w:delText>Materials and Manufacturing Engineering</w:delText>
        </w:r>
      </w:del>
      <w:del w:id="566" w:author="Maddumage Don Sandeepa Lakshad Wimalananda" w:date="2025-03-12T21:41:00Z" w16du:dateUtc="2025-03-12T16:11:00Z">
        <w:r w:rsidRPr="0056645F" w:rsidDel="00AD277A">
          <w:rPr>
            <w:rStyle w:val="Strong"/>
            <w:rFonts w:ascii="Avenir Next" w:hAnsi="Avenir Next" w:cs="Segoe UI Historic"/>
            <w:color w:val="2E74B5" w:themeColor="accent5" w:themeShade="BF"/>
            <w:sz w:val="24"/>
            <w:szCs w:val="24"/>
          </w:rPr>
          <w:delText>, Nanotechnology, IT, and AI Convergence Materials</w:delText>
        </w:r>
      </w:del>
    </w:p>
    <w:p w14:paraId="3F932FDC" w14:textId="20548B47" w:rsidR="007A2E94" w:rsidRPr="0087104A" w:rsidDel="0056645F" w:rsidRDefault="007A2E94">
      <w:pPr>
        <w:pStyle w:val="NormalWeb"/>
        <w:spacing w:after="0" w:line="276" w:lineRule="auto"/>
        <w:jc w:val="both"/>
        <w:rPr>
          <w:del w:id="567" w:author="Maddumage Don Sandeepa Lakshad Wimalananda" w:date="2025-03-12T21:31:00Z" w16du:dateUtc="2025-03-12T16:01:00Z"/>
          <w:rFonts w:ascii="Avenir Next" w:hAnsi="Avenir Next" w:cs="Segoe UI Historic"/>
        </w:rPr>
        <w:pPrChange w:id="568" w:author="Maddumage Don Sandeepa Lakshad Wimalananda" w:date="2025-03-13T22:14:00Z" w16du:dateUtc="2025-03-13T16:44:00Z">
          <w:pPr>
            <w:pStyle w:val="NormalWeb"/>
            <w:spacing w:line="360" w:lineRule="auto"/>
            <w:jc w:val="both"/>
          </w:pPr>
        </w:pPrChange>
      </w:pPr>
      <w:del w:id="569" w:author="Maddumage Don Sandeepa Lakshad Wimalananda" w:date="2025-03-12T21:31:00Z" w16du:dateUtc="2025-03-12T16:01:00Z">
        <w:r w:rsidRPr="0087104A" w:rsidDel="0056645F">
          <w:rPr>
            <w:rFonts w:ascii="Avenir Next" w:hAnsi="Avenir Next" w:cs="Segoe UI Historic"/>
          </w:rPr>
          <w:delText xml:space="preserve">Exploring </w:delText>
        </w:r>
        <w:r w:rsidRPr="0087104A" w:rsidDel="0056645F">
          <w:rPr>
            <w:rFonts w:ascii="Avenir Next" w:hAnsi="Avenir Next" w:cs="Segoe UI Historic"/>
            <w:color w:val="FF0000"/>
          </w:rPr>
          <w:delText>high-performance materials, smart manufacturing techniques, and AI-driven innovations can revolutionize industries</w:delText>
        </w:r>
        <w:r w:rsidRPr="0087104A" w:rsidDel="0056645F">
          <w:rPr>
            <w:rFonts w:ascii="Avenir Next" w:hAnsi="Avenir Next" w:cs="Segoe UI Historic"/>
          </w:rPr>
          <w:delText>. Students may develop durable, sustainable, and energy-efficient materials for construction, healthcare, and electronic applications, contributing to industrial growth and technological advancements.</w:delText>
        </w:r>
      </w:del>
    </w:p>
    <w:p w14:paraId="0C9FE9A2" w14:textId="17ACF5B1" w:rsidR="007A2E94" w:rsidRPr="0087104A" w:rsidDel="00E26BFE" w:rsidRDefault="007A2E94">
      <w:pPr>
        <w:spacing w:after="0" w:line="276" w:lineRule="auto"/>
        <w:rPr>
          <w:del w:id="570" w:author="Maddumage Don Sandeepa Lakshad Wimalananda" w:date="2025-03-13T07:25:00Z" w16du:dateUtc="2025-03-13T01:55:00Z"/>
          <w:rFonts w:ascii="Avenir Next" w:hAnsi="Avenir Next" w:cs="Segoe UI Historic"/>
          <w:sz w:val="24"/>
          <w:szCs w:val="24"/>
        </w:rPr>
        <w:pPrChange w:id="571" w:author="Maddumage Don Sandeepa Lakshad Wimalananda" w:date="2025-03-13T22:14:00Z" w16du:dateUtc="2025-03-13T16:44:00Z">
          <w:pPr>
            <w:spacing w:line="360" w:lineRule="auto"/>
          </w:pPr>
        </w:pPrChange>
      </w:pPr>
      <w:del w:id="572" w:author="Maddumage Don Sandeepa Lakshad Wimalananda" w:date="2025-03-13T07:25:00Z" w16du:dateUtc="2025-03-13T01:55:00Z">
        <w:r w:rsidRPr="0087104A" w:rsidDel="00E26BFE">
          <w:rPr>
            <w:rStyle w:val="Strong"/>
            <w:rFonts w:ascii="Avenir Next" w:hAnsi="Avenir Next" w:cs="Segoe UI Historic"/>
            <w:color w:val="2E74B5" w:themeColor="accent5" w:themeShade="BF"/>
            <w:sz w:val="24"/>
            <w:szCs w:val="24"/>
          </w:rPr>
          <w:delText>Chemical and Process Engineering</w:delText>
        </w:r>
      </w:del>
    </w:p>
    <w:p w14:paraId="6DD2B61A" w14:textId="4770EAE0" w:rsidR="007A2E94" w:rsidRPr="0087104A" w:rsidDel="00E26BFE" w:rsidRDefault="007A2E94">
      <w:pPr>
        <w:pStyle w:val="NormalWeb"/>
        <w:spacing w:after="0" w:line="276" w:lineRule="auto"/>
        <w:jc w:val="both"/>
        <w:rPr>
          <w:del w:id="573" w:author="Maddumage Don Sandeepa Lakshad Wimalananda" w:date="2025-03-13T07:25:00Z" w16du:dateUtc="2025-03-13T01:55:00Z"/>
          <w:rFonts w:ascii="Avenir Next" w:hAnsi="Avenir Next" w:cs="Segoe UI Historic"/>
        </w:rPr>
        <w:pPrChange w:id="574" w:author="Maddumage Don Sandeepa Lakshad Wimalananda" w:date="2025-03-13T22:14:00Z" w16du:dateUtc="2025-03-13T16:44:00Z">
          <w:pPr>
            <w:pStyle w:val="NormalWeb"/>
            <w:spacing w:line="360" w:lineRule="auto"/>
            <w:jc w:val="both"/>
          </w:pPr>
        </w:pPrChange>
      </w:pPr>
      <w:del w:id="575" w:author="Maddumage Don Sandeepa Lakshad Wimalananda" w:date="2025-03-12T21:44:00Z" w16du:dateUtc="2025-03-12T16:14:00Z">
        <w:r w:rsidRPr="0087104A" w:rsidDel="00AD277A">
          <w:rPr>
            <w:rFonts w:ascii="Avenir Next" w:hAnsi="Avenir Next" w:cs="Segoe UI Historic"/>
          </w:rPr>
          <w:delText>Innovations in sustainable</w:delText>
        </w:r>
        <w:r w:rsidRPr="0087104A" w:rsidDel="00565F99">
          <w:rPr>
            <w:rFonts w:ascii="Avenir Next" w:hAnsi="Avenir Next" w:cs="Segoe UI Historic"/>
          </w:rPr>
          <w:delText xml:space="preserve"> </w:delText>
        </w:r>
      </w:del>
      <w:del w:id="576" w:author="Maddumage Don Sandeepa Lakshad Wimalananda" w:date="2025-03-12T21:45:00Z" w16du:dateUtc="2025-03-12T16:15:00Z">
        <w:r w:rsidRPr="0087104A" w:rsidDel="00565F99">
          <w:rPr>
            <w:rFonts w:ascii="Avenir Next" w:hAnsi="Avenir Next" w:cs="Segoe UI Historic"/>
            <w:color w:val="FF0000"/>
          </w:rPr>
          <w:delText xml:space="preserve">chemical production, </w:delText>
        </w:r>
      </w:del>
      <w:del w:id="577" w:author="Maddumage Don Sandeepa Lakshad Wimalananda" w:date="2025-03-12T21:44:00Z" w16du:dateUtc="2025-03-12T16:14:00Z">
        <w:r w:rsidRPr="0087104A" w:rsidDel="00565F99">
          <w:rPr>
            <w:rFonts w:ascii="Avenir Next" w:hAnsi="Avenir Next" w:cs="Segoe UI Historic"/>
            <w:color w:val="FF0000"/>
          </w:rPr>
          <w:delText xml:space="preserve">process optimization, and </w:delText>
        </w:r>
      </w:del>
      <w:del w:id="578" w:author="Maddumage Don Sandeepa Lakshad Wimalananda" w:date="2025-03-12T21:46:00Z" w16du:dateUtc="2025-03-12T16:16:00Z">
        <w:r w:rsidRPr="0087104A" w:rsidDel="00565F99">
          <w:rPr>
            <w:rFonts w:ascii="Avenir Next" w:hAnsi="Avenir Next" w:cs="Segoe UI Historic"/>
            <w:color w:val="FF0000"/>
          </w:rPr>
          <w:delText>pollution control</w:delText>
        </w:r>
      </w:del>
      <w:del w:id="579" w:author="Maddumage Don Sandeepa Lakshad Wimalananda" w:date="2025-03-13T07:25:00Z" w16du:dateUtc="2025-03-13T01:55:00Z">
        <w:r w:rsidRPr="00565F99" w:rsidDel="00E26BFE">
          <w:rPr>
            <w:rFonts w:ascii="Avenir Next" w:hAnsi="Avenir Next" w:cs="Segoe UI Historic"/>
            <w:color w:val="000000" w:themeColor="text1"/>
            <w:rPrChange w:id="580" w:author="Maddumage Don Sandeepa Lakshad Wimalananda" w:date="2025-03-12T21:46:00Z" w16du:dateUtc="2025-03-12T16:16:00Z">
              <w:rPr>
                <w:rFonts w:ascii="Avenir Next" w:hAnsi="Avenir Next" w:cs="Segoe UI Historic"/>
                <w:color w:val="FF0000"/>
              </w:rPr>
            </w:rPrChange>
          </w:rPr>
          <w:delText xml:space="preserve"> </w:delText>
        </w:r>
      </w:del>
      <w:del w:id="581" w:author="Maddumage Don Sandeepa Lakshad Wimalananda" w:date="2025-03-12T21:46:00Z" w16du:dateUtc="2025-03-12T16:16:00Z">
        <w:r w:rsidRPr="0087104A" w:rsidDel="00565F99">
          <w:rPr>
            <w:rFonts w:ascii="Avenir Next" w:hAnsi="Avenir Next" w:cs="Segoe UI Historic"/>
            <w:color w:val="FF0000"/>
          </w:rPr>
          <w:delText>can minimize environmental impact while improving efficiency</w:delText>
        </w:r>
        <w:r w:rsidRPr="0087104A" w:rsidDel="00565F99">
          <w:rPr>
            <w:rFonts w:ascii="Avenir Next" w:hAnsi="Avenir Next" w:cs="Segoe UI Historic"/>
          </w:rPr>
          <w:delText>. Students may explore bioengineering, waste-to-energy technologies, and eco-friendly industrial processes to support cleaner and more sustainable production methods.</w:delText>
        </w:r>
      </w:del>
    </w:p>
    <w:p w14:paraId="47A103DF" w14:textId="6B6E2F6E" w:rsidR="007A2E94" w:rsidRPr="0087104A" w:rsidDel="00E26BFE" w:rsidRDefault="007A2E94">
      <w:pPr>
        <w:spacing w:after="0" w:line="276" w:lineRule="auto"/>
        <w:rPr>
          <w:del w:id="582" w:author="Maddumage Don Sandeepa Lakshad Wimalananda" w:date="2025-03-13T07:25:00Z" w16du:dateUtc="2025-03-13T01:55:00Z"/>
          <w:rFonts w:ascii="Avenir Next" w:hAnsi="Avenir Next" w:cs="Segoe UI Historic"/>
          <w:sz w:val="24"/>
          <w:szCs w:val="24"/>
        </w:rPr>
        <w:pPrChange w:id="583" w:author="Maddumage Don Sandeepa Lakshad Wimalananda" w:date="2025-03-13T22:14:00Z" w16du:dateUtc="2025-03-13T16:44:00Z">
          <w:pPr>
            <w:spacing w:line="360" w:lineRule="auto"/>
          </w:pPr>
        </w:pPrChange>
      </w:pPr>
      <w:del w:id="584" w:author="Maddumage Don Sandeepa Lakshad Wimalananda" w:date="2025-03-13T07:25:00Z" w16du:dateUtc="2025-03-13T01:55:00Z">
        <w:r w:rsidRPr="0087104A" w:rsidDel="00E26BFE">
          <w:rPr>
            <w:rStyle w:val="Strong"/>
            <w:rFonts w:ascii="Avenir Next" w:hAnsi="Avenir Next" w:cs="Segoe UI Historic"/>
            <w:color w:val="2E74B5" w:themeColor="accent5" w:themeShade="BF"/>
            <w:sz w:val="24"/>
            <w:szCs w:val="24"/>
          </w:rPr>
          <w:delText>Civil Engineering</w:delText>
        </w:r>
      </w:del>
    </w:p>
    <w:p w14:paraId="071E68BE" w14:textId="10052421" w:rsidR="007A2E94" w:rsidRPr="00AD277A" w:rsidDel="00E26BFE" w:rsidRDefault="007A2E94">
      <w:pPr>
        <w:pStyle w:val="NormalWeb"/>
        <w:spacing w:after="0" w:line="276" w:lineRule="auto"/>
        <w:jc w:val="both"/>
        <w:rPr>
          <w:del w:id="585" w:author="Maddumage Don Sandeepa Lakshad Wimalananda" w:date="2025-03-13T07:25:00Z" w16du:dateUtc="2025-03-13T01:55:00Z"/>
          <w:rFonts w:ascii="Avenir Next" w:hAnsi="Avenir Next" w:cs="Segoe UI Historic"/>
          <w:color w:val="000000" w:themeColor="text1"/>
          <w:rPrChange w:id="586" w:author="Maddumage Don Sandeepa Lakshad Wimalananda" w:date="2025-03-12T21:39:00Z" w16du:dateUtc="2025-03-12T16:09:00Z">
            <w:rPr>
              <w:del w:id="587" w:author="Maddumage Don Sandeepa Lakshad Wimalananda" w:date="2025-03-13T07:25:00Z" w16du:dateUtc="2025-03-13T01:55:00Z"/>
              <w:rFonts w:ascii="Avenir Next" w:hAnsi="Avenir Next" w:cs="Segoe UI Historic"/>
            </w:rPr>
          </w:rPrChange>
        </w:rPr>
        <w:pPrChange w:id="588" w:author="Maddumage Don Sandeepa Lakshad Wimalananda" w:date="2025-03-13T22:14:00Z" w16du:dateUtc="2025-03-13T16:44:00Z">
          <w:pPr>
            <w:pStyle w:val="NormalWeb"/>
            <w:spacing w:line="360" w:lineRule="auto"/>
            <w:jc w:val="both"/>
          </w:pPr>
        </w:pPrChange>
      </w:pPr>
      <w:del w:id="589" w:author="Maddumage Don Sandeepa Lakshad Wimalananda" w:date="2025-03-12T21:31:00Z" w16du:dateUtc="2025-03-12T16:01:00Z">
        <w:r w:rsidRPr="00AD277A" w:rsidDel="0056645F">
          <w:rPr>
            <w:rFonts w:ascii="Avenir Next" w:hAnsi="Avenir Next" w:cs="Segoe UI Historic"/>
            <w:color w:val="000000" w:themeColor="text1"/>
            <w:rPrChange w:id="590" w:author="Maddumage Don Sandeepa Lakshad Wimalananda" w:date="2025-03-12T21:39:00Z" w16du:dateUtc="2025-03-12T16:09:00Z">
              <w:rPr>
                <w:rFonts w:ascii="Avenir Next" w:hAnsi="Avenir Next" w:cs="Segoe UI Historic"/>
              </w:rPr>
            </w:rPrChange>
          </w:rPr>
          <w:delText xml:space="preserve">Developing </w:delText>
        </w:r>
      </w:del>
      <w:del w:id="591" w:author="Maddumage Don Sandeepa Lakshad Wimalananda" w:date="2025-03-12T21:36:00Z" w16du:dateUtc="2025-03-12T16:06:00Z">
        <w:r w:rsidRPr="00AD277A" w:rsidDel="00AD277A">
          <w:rPr>
            <w:rFonts w:ascii="Avenir Next" w:hAnsi="Avenir Next" w:cs="Segoe UI Historic"/>
            <w:color w:val="000000" w:themeColor="text1"/>
            <w:rPrChange w:id="592" w:author="Maddumage Don Sandeepa Lakshad Wimalananda" w:date="2025-03-12T21:39:00Z" w16du:dateUtc="2025-03-12T16:09:00Z">
              <w:rPr>
                <w:rFonts w:ascii="Avenir Next" w:hAnsi="Avenir Next" w:cs="Segoe UI Historic"/>
                <w:color w:val="FF0000"/>
              </w:rPr>
            </w:rPrChange>
          </w:rPr>
          <w:delText>s</w:delText>
        </w:r>
      </w:del>
      <w:del w:id="593" w:author="Maddumage Don Sandeepa Lakshad Wimalananda" w:date="2025-03-13T07:25:00Z" w16du:dateUtc="2025-03-13T01:55:00Z">
        <w:r w:rsidRPr="00AD277A" w:rsidDel="00E26BFE">
          <w:rPr>
            <w:rFonts w:ascii="Avenir Next" w:hAnsi="Avenir Next" w:cs="Segoe UI Historic"/>
            <w:color w:val="000000" w:themeColor="text1"/>
            <w:rPrChange w:id="594" w:author="Maddumage Don Sandeepa Lakshad Wimalananda" w:date="2025-03-12T21:39:00Z" w16du:dateUtc="2025-03-12T16:09:00Z">
              <w:rPr>
                <w:rFonts w:ascii="Avenir Next" w:hAnsi="Avenir Next" w:cs="Segoe UI Historic"/>
                <w:color w:val="FF0000"/>
              </w:rPr>
            </w:rPrChange>
          </w:rPr>
          <w:delText>mart infrastructure, resilient construction</w:delText>
        </w:r>
      </w:del>
      <w:del w:id="595" w:author="Maddumage Don Sandeepa Lakshad Wimalananda" w:date="2025-03-12T21:35:00Z" w16du:dateUtc="2025-03-12T16:05:00Z">
        <w:r w:rsidRPr="00AD277A" w:rsidDel="00AD277A">
          <w:rPr>
            <w:rFonts w:ascii="Avenir Next" w:hAnsi="Avenir Next" w:cs="Segoe UI Historic"/>
            <w:color w:val="000000" w:themeColor="text1"/>
            <w:rPrChange w:id="596" w:author="Maddumage Don Sandeepa Lakshad Wimalananda" w:date="2025-03-12T21:39:00Z" w16du:dateUtc="2025-03-12T16:09:00Z">
              <w:rPr>
                <w:rFonts w:ascii="Avenir Next" w:hAnsi="Avenir Next" w:cs="Segoe UI Historic"/>
                <w:color w:val="FF0000"/>
              </w:rPr>
            </w:rPrChange>
          </w:rPr>
          <w:delText xml:space="preserve"> methods</w:delText>
        </w:r>
      </w:del>
      <w:del w:id="597" w:author="Maddumage Don Sandeepa Lakshad Wimalananda" w:date="2025-03-13T07:25:00Z" w16du:dateUtc="2025-03-13T01:55:00Z">
        <w:r w:rsidRPr="00AD277A" w:rsidDel="00E26BFE">
          <w:rPr>
            <w:rFonts w:ascii="Avenir Next" w:hAnsi="Avenir Next" w:cs="Segoe UI Historic"/>
            <w:color w:val="000000" w:themeColor="text1"/>
            <w:rPrChange w:id="598" w:author="Maddumage Don Sandeepa Lakshad Wimalananda" w:date="2025-03-12T21:39:00Z" w16du:dateUtc="2025-03-12T16:09:00Z">
              <w:rPr>
                <w:rFonts w:ascii="Avenir Next" w:hAnsi="Avenir Next" w:cs="Segoe UI Historic"/>
                <w:color w:val="FF0000"/>
              </w:rPr>
            </w:rPrChange>
          </w:rPr>
          <w:delText xml:space="preserve">, and sustainable urban planning </w:delText>
        </w:r>
      </w:del>
      <w:del w:id="599" w:author="Maddumage Don Sandeepa Lakshad Wimalananda" w:date="2025-03-12T21:35:00Z" w16du:dateUtc="2025-03-12T16:05:00Z">
        <w:r w:rsidRPr="00AD277A" w:rsidDel="00AD277A">
          <w:rPr>
            <w:rFonts w:ascii="Avenir Next" w:hAnsi="Avenir Next" w:cs="Segoe UI Historic"/>
            <w:color w:val="000000" w:themeColor="text1"/>
            <w:rPrChange w:id="600" w:author="Maddumage Don Sandeepa Lakshad Wimalananda" w:date="2025-03-12T21:39:00Z" w16du:dateUtc="2025-03-12T16:09:00Z">
              <w:rPr>
                <w:rFonts w:ascii="Avenir Next" w:hAnsi="Avenir Next" w:cs="Segoe UI Historic"/>
                <w:color w:val="FF0000"/>
              </w:rPr>
            </w:rPrChange>
          </w:rPr>
          <w:delText>can enhance living standards and disaster preparedness</w:delText>
        </w:r>
        <w:r w:rsidRPr="00AD277A" w:rsidDel="00AD277A">
          <w:rPr>
            <w:rFonts w:ascii="Avenir Next" w:hAnsi="Avenir Next" w:cs="Segoe UI Historic"/>
            <w:color w:val="000000" w:themeColor="text1"/>
            <w:rPrChange w:id="601" w:author="Maddumage Don Sandeepa Lakshad Wimalananda" w:date="2025-03-12T21:39:00Z" w16du:dateUtc="2025-03-12T16:09:00Z">
              <w:rPr>
                <w:rFonts w:ascii="Avenir Next" w:hAnsi="Avenir Next" w:cs="Segoe UI Historic"/>
              </w:rPr>
            </w:rPrChange>
          </w:rPr>
          <w:delText>.</w:delText>
        </w:r>
      </w:del>
      <w:del w:id="602" w:author="Maddumage Don Sandeepa Lakshad Wimalananda" w:date="2025-03-13T07:25:00Z" w16du:dateUtc="2025-03-13T01:55:00Z">
        <w:r w:rsidRPr="00AD277A" w:rsidDel="00E26BFE">
          <w:rPr>
            <w:rFonts w:ascii="Avenir Next" w:hAnsi="Avenir Next" w:cs="Segoe UI Historic"/>
            <w:color w:val="000000" w:themeColor="text1"/>
            <w:rPrChange w:id="603" w:author="Maddumage Don Sandeepa Lakshad Wimalananda" w:date="2025-03-12T21:39:00Z" w16du:dateUtc="2025-03-12T16:09:00Z">
              <w:rPr>
                <w:rFonts w:ascii="Avenir Next" w:hAnsi="Avenir Next" w:cs="Segoe UI Historic"/>
              </w:rPr>
            </w:rPrChange>
          </w:rPr>
          <w:delText xml:space="preserve"> </w:delText>
        </w:r>
      </w:del>
      <w:del w:id="604" w:author="Maddumage Don Sandeepa Lakshad Wimalananda" w:date="2025-03-12T21:36:00Z" w16du:dateUtc="2025-03-12T16:06:00Z">
        <w:r w:rsidRPr="00AD277A" w:rsidDel="00AD277A">
          <w:rPr>
            <w:rFonts w:ascii="Avenir Next" w:hAnsi="Avenir Next" w:cs="Segoe UI Historic"/>
            <w:color w:val="000000" w:themeColor="text1"/>
            <w:rPrChange w:id="605" w:author="Maddumage Don Sandeepa Lakshad Wimalananda" w:date="2025-03-12T21:39:00Z" w16du:dateUtc="2025-03-12T16:09:00Z">
              <w:rPr>
                <w:rFonts w:ascii="Avenir Next" w:hAnsi="Avenir Next" w:cs="Segoe UI Historic"/>
              </w:rPr>
            </w:rPrChange>
          </w:rPr>
          <w:delText>Students may work on innovative solutions for transportation networks, water management, and eco-friendly building materials to create more efficient and sustainable cities.</w:delText>
        </w:r>
      </w:del>
    </w:p>
    <w:p w14:paraId="34A4F5A0" w14:textId="4B4F5424" w:rsidR="007A2E94" w:rsidRPr="0087104A" w:rsidDel="00E26BFE" w:rsidRDefault="007A2E94">
      <w:pPr>
        <w:spacing w:after="0" w:line="276" w:lineRule="auto"/>
        <w:rPr>
          <w:del w:id="606" w:author="Maddumage Don Sandeepa Lakshad Wimalananda" w:date="2025-03-13T07:25:00Z" w16du:dateUtc="2025-03-13T01:55:00Z"/>
          <w:rFonts w:ascii="Avenir Next" w:hAnsi="Avenir Next" w:cs="Segoe UI Historic"/>
          <w:sz w:val="24"/>
          <w:szCs w:val="24"/>
        </w:rPr>
        <w:pPrChange w:id="607" w:author="Maddumage Don Sandeepa Lakshad Wimalananda" w:date="2025-03-13T22:14:00Z" w16du:dateUtc="2025-03-13T16:44:00Z">
          <w:pPr>
            <w:spacing w:line="360" w:lineRule="auto"/>
          </w:pPr>
        </w:pPrChange>
      </w:pPr>
      <w:del w:id="608" w:author="Maddumage Don Sandeepa Lakshad Wimalananda" w:date="2025-03-13T07:25:00Z" w16du:dateUtc="2025-03-13T01:55:00Z">
        <w:r w:rsidRPr="0087104A" w:rsidDel="00E26BFE">
          <w:rPr>
            <w:rStyle w:val="Strong"/>
            <w:rFonts w:ascii="Avenir Next" w:hAnsi="Avenir Next" w:cs="Segoe UI Historic"/>
            <w:color w:val="2E74B5" w:themeColor="accent5" w:themeShade="BF"/>
            <w:sz w:val="24"/>
            <w:szCs w:val="24"/>
          </w:rPr>
          <w:delText>Mechanical Engineering and Mechatronics</w:delText>
        </w:r>
      </w:del>
    </w:p>
    <w:p w14:paraId="376FC23C" w14:textId="3134DE23" w:rsidR="007A2E94" w:rsidRPr="00AD277A" w:rsidDel="00AD277A" w:rsidRDefault="007A2E94">
      <w:pPr>
        <w:pStyle w:val="NormalWeb"/>
        <w:spacing w:after="0" w:line="276" w:lineRule="auto"/>
        <w:jc w:val="both"/>
        <w:rPr>
          <w:del w:id="609" w:author="Maddumage Don Sandeepa Lakshad Wimalananda" w:date="2025-03-12T21:39:00Z" w16du:dateUtc="2025-03-12T16:09:00Z"/>
          <w:rFonts w:ascii="Avenir Next" w:hAnsi="Avenir Next" w:cs="Segoe UI Historic"/>
          <w:color w:val="000000" w:themeColor="text1"/>
          <w:rPrChange w:id="610" w:author="Maddumage Don Sandeepa Lakshad Wimalananda" w:date="2025-03-12T21:39:00Z" w16du:dateUtc="2025-03-12T16:09:00Z">
            <w:rPr>
              <w:del w:id="611" w:author="Maddumage Don Sandeepa Lakshad Wimalananda" w:date="2025-03-12T21:39:00Z" w16du:dateUtc="2025-03-12T16:09:00Z"/>
              <w:rFonts w:ascii="Avenir Next" w:hAnsi="Avenir Next" w:cs="Segoe UI Historic"/>
            </w:rPr>
          </w:rPrChange>
        </w:rPr>
        <w:pPrChange w:id="612" w:author="Maddumage Don Sandeepa Lakshad Wimalananda" w:date="2025-03-13T22:14:00Z" w16du:dateUtc="2025-03-13T16:44:00Z">
          <w:pPr>
            <w:pStyle w:val="NormalWeb"/>
            <w:spacing w:line="360" w:lineRule="auto"/>
            <w:jc w:val="both"/>
          </w:pPr>
        </w:pPrChange>
      </w:pPr>
      <w:del w:id="613" w:author="Maddumage Don Sandeepa Lakshad Wimalananda" w:date="2025-03-12T21:36:00Z" w16du:dateUtc="2025-03-12T16:06:00Z">
        <w:r w:rsidRPr="00AD277A" w:rsidDel="00AD277A">
          <w:rPr>
            <w:rFonts w:ascii="Avenir Next" w:hAnsi="Avenir Next" w:cs="Segoe UI Historic"/>
            <w:color w:val="000000" w:themeColor="text1"/>
            <w:rPrChange w:id="614" w:author="Maddumage Don Sandeepa Lakshad Wimalananda" w:date="2025-03-12T21:39:00Z" w16du:dateUtc="2025-03-12T16:09:00Z">
              <w:rPr>
                <w:rFonts w:ascii="Avenir Next" w:hAnsi="Avenir Next" w:cs="Segoe UI Historic"/>
              </w:rPr>
            </w:rPrChange>
          </w:rPr>
          <w:delText xml:space="preserve">Students can focus </w:delText>
        </w:r>
        <w:r w:rsidRPr="00AD277A" w:rsidDel="00AD277A">
          <w:rPr>
            <w:rFonts w:ascii="Avenir Next" w:hAnsi="Avenir Next" w:cs="Segoe UI Historic"/>
            <w:color w:val="000000" w:themeColor="text1"/>
            <w:rPrChange w:id="615" w:author="Maddumage Don Sandeepa Lakshad Wimalananda" w:date="2025-03-12T21:39:00Z" w16du:dateUtc="2025-03-12T16:09:00Z">
              <w:rPr>
                <w:rFonts w:ascii="Avenir Next" w:hAnsi="Avenir Next" w:cs="Segoe UI Historic"/>
                <w:color w:val="FF0000"/>
              </w:rPr>
            </w:rPrChange>
          </w:rPr>
          <w:delText>on a</w:delText>
        </w:r>
      </w:del>
      <w:del w:id="616" w:author="Maddumage Don Sandeepa Lakshad Wimalananda" w:date="2025-03-12T21:37:00Z" w16du:dateUtc="2025-03-12T16:07:00Z">
        <w:r w:rsidRPr="00AD277A" w:rsidDel="00AD277A">
          <w:rPr>
            <w:rFonts w:ascii="Avenir Next" w:hAnsi="Avenir Next" w:cs="Segoe UI Historic"/>
            <w:color w:val="000000" w:themeColor="text1"/>
            <w:rPrChange w:id="617" w:author="Maddumage Don Sandeepa Lakshad Wimalananda" w:date="2025-03-12T21:39:00Z" w16du:dateUtc="2025-03-12T16:09:00Z">
              <w:rPr>
                <w:rFonts w:ascii="Avenir Next" w:hAnsi="Avenir Next" w:cs="Segoe UI Historic"/>
                <w:color w:val="FF0000"/>
              </w:rPr>
            </w:rPrChange>
          </w:rPr>
          <w:delText>utomation</w:delText>
        </w:r>
      </w:del>
      <w:del w:id="618" w:author="Maddumage Don Sandeepa Lakshad Wimalananda" w:date="2025-03-13T07:25:00Z" w16du:dateUtc="2025-03-13T01:55:00Z">
        <w:r w:rsidRPr="00AD277A" w:rsidDel="00E26BFE">
          <w:rPr>
            <w:rFonts w:ascii="Avenir Next" w:hAnsi="Avenir Next" w:cs="Segoe UI Historic"/>
            <w:color w:val="000000" w:themeColor="text1"/>
            <w:rPrChange w:id="619" w:author="Maddumage Don Sandeepa Lakshad Wimalananda" w:date="2025-03-12T21:39:00Z" w16du:dateUtc="2025-03-12T16:09:00Z">
              <w:rPr>
                <w:rFonts w:ascii="Avenir Next" w:hAnsi="Avenir Next" w:cs="Segoe UI Historic"/>
                <w:color w:val="FF0000"/>
              </w:rPr>
            </w:rPrChange>
          </w:rPr>
          <w:delText xml:space="preserve">, robotics, </w:delText>
        </w:r>
      </w:del>
      <w:del w:id="620" w:author="Maddumage Don Sandeepa Lakshad Wimalananda" w:date="2025-03-12T21:38:00Z" w16du:dateUtc="2025-03-12T16:08:00Z">
        <w:r w:rsidRPr="00AD277A" w:rsidDel="00AD277A">
          <w:rPr>
            <w:rFonts w:ascii="Avenir Next" w:hAnsi="Avenir Next" w:cs="Segoe UI Historic"/>
            <w:color w:val="000000" w:themeColor="text1"/>
            <w:rPrChange w:id="621" w:author="Maddumage Don Sandeepa Lakshad Wimalananda" w:date="2025-03-12T21:39:00Z" w16du:dateUtc="2025-03-12T16:09:00Z">
              <w:rPr>
                <w:rFonts w:ascii="Avenir Next" w:hAnsi="Avenir Next" w:cs="Segoe UI Historic"/>
                <w:color w:val="FF0000"/>
              </w:rPr>
            </w:rPrChange>
          </w:rPr>
          <w:delText xml:space="preserve">and </w:delText>
        </w:r>
      </w:del>
      <w:del w:id="622" w:author="Maddumage Don Sandeepa Lakshad Wimalananda" w:date="2025-03-13T07:25:00Z" w16du:dateUtc="2025-03-13T01:55:00Z">
        <w:r w:rsidRPr="00AD277A" w:rsidDel="00E26BFE">
          <w:rPr>
            <w:rFonts w:ascii="Avenir Next" w:hAnsi="Avenir Next" w:cs="Segoe UI Historic"/>
            <w:color w:val="000000" w:themeColor="text1"/>
            <w:rPrChange w:id="623" w:author="Maddumage Don Sandeepa Lakshad Wimalananda" w:date="2025-03-12T21:39:00Z" w16du:dateUtc="2025-03-12T16:09:00Z">
              <w:rPr>
                <w:rFonts w:ascii="Avenir Next" w:hAnsi="Avenir Next" w:cs="Segoe UI Historic"/>
                <w:color w:val="FF0000"/>
              </w:rPr>
            </w:rPrChange>
          </w:rPr>
          <w:delText xml:space="preserve">intelligent mechanical systems </w:delText>
        </w:r>
      </w:del>
      <w:del w:id="624" w:author="Maddumage Don Sandeepa Lakshad Wimalananda" w:date="2025-03-12T21:39:00Z" w16du:dateUtc="2025-03-12T16:09:00Z">
        <w:r w:rsidRPr="00AD277A" w:rsidDel="00AD277A">
          <w:rPr>
            <w:rFonts w:ascii="Avenir Next" w:hAnsi="Avenir Next" w:cs="Segoe UI Historic"/>
            <w:color w:val="000000" w:themeColor="text1"/>
            <w:rPrChange w:id="625" w:author="Maddumage Don Sandeepa Lakshad Wimalananda" w:date="2025-03-12T21:39:00Z" w16du:dateUtc="2025-03-12T16:09:00Z">
              <w:rPr>
                <w:rFonts w:ascii="Avenir Next" w:hAnsi="Avenir Next" w:cs="Segoe UI Historic"/>
                <w:color w:val="FF0000"/>
              </w:rPr>
            </w:rPrChange>
          </w:rPr>
          <w:delText>to optimize manufacturing, healthcare, and transportation</w:delText>
        </w:r>
        <w:r w:rsidRPr="00AD277A" w:rsidDel="00AD277A">
          <w:rPr>
            <w:rFonts w:ascii="Avenir Next" w:hAnsi="Avenir Next" w:cs="Segoe UI Historic"/>
            <w:color w:val="000000" w:themeColor="text1"/>
            <w:rPrChange w:id="626" w:author="Maddumage Don Sandeepa Lakshad Wimalananda" w:date="2025-03-12T21:39:00Z" w16du:dateUtc="2025-03-12T16:09:00Z">
              <w:rPr>
                <w:rFonts w:ascii="Avenir Next" w:hAnsi="Avenir Next" w:cs="Segoe UI Historic"/>
              </w:rPr>
            </w:rPrChange>
          </w:rPr>
          <w:delText>. Innovations in mechatronics, biomechanics, and energy-efficient machinery can improve industrial productivity and contribute to technological advancements.</w:delText>
        </w:r>
      </w:del>
    </w:p>
    <w:p w14:paraId="61B49E20" w14:textId="543AA4A1" w:rsidR="000322BB" w:rsidRPr="0087104A" w:rsidDel="00E26BFE" w:rsidRDefault="000322BB">
      <w:pPr>
        <w:pStyle w:val="NormalWeb"/>
        <w:spacing w:after="0" w:line="276" w:lineRule="auto"/>
        <w:jc w:val="both"/>
        <w:rPr>
          <w:del w:id="627" w:author="Maddumage Don Sandeepa Lakshad Wimalananda" w:date="2025-03-13T07:25:00Z" w16du:dateUtc="2025-03-13T01:55:00Z"/>
          <w:rFonts w:ascii="Avenir Next" w:hAnsi="Avenir Next" w:cs="Segoe UI Historic"/>
        </w:rPr>
        <w:pPrChange w:id="628" w:author="Maddumage Don Sandeepa Lakshad Wimalananda" w:date="2025-03-13T22:14:00Z" w16du:dateUtc="2025-03-13T16:44:00Z">
          <w:pPr>
            <w:pStyle w:val="NormalWeb"/>
            <w:spacing w:line="360" w:lineRule="auto"/>
            <w:jc w:val="both"/>
          </w:pPr>
        </w:pPrChange>
      </w:pPr>
    </w:p>
    <w:p w14:paraId="557B39BC" w14:textId="3D69E232" w:rsidR="007A2E94" w:rsidRPr="0087104A" w:rsidDel="00E26BFE" w:rsidRDefault="007A2E94">
      <w:pPr>
        <w:spacing w:after="0" w:line="276" w:lineRule="auto"/>
        <w:rPr>
          <w:del w:id="629" w:author="Maddumage Don Sandeepa Lakshad Wimalananda" w:date="2025-03-13T07:25:00Z" w16du:dateUtc="2025-03-13T01:55:00Z"/>
          <w:rFonts w:ascii="Avenir Next" w:hAnsi="Avenir Next" w:cs="Segoe UI Historic"/>
          <w:sz w:val="24"/>
          <w:szCs w:val="24"/>
        </w:rPr>
        <w:pPrChange w:id="630" w:author="Maddumage Don Sandeepa Lakshad Wimalananda" w:date="2025-03-13T22:14:00Z" w16du:dateUtc="2025-03-13T16:44:00Z">
          <w:pPr>
            <w:spacing w:line="360" w:lineRule="auto"/>
          </w:pPr>
        </w:pPrChange>
      </w:pPr>
      <w:del w:id="631" w:author="Maddumage Don Sandeepa Lakshad Wimalananda" w:date="2025-03-13T07:25:00Z" w16du:dateUtc="2025-03-13T01:55:00Z">
        <w:r w:rsidRPr="0087104A" w:rsidDel="00E26BFE">
          <w:rPr>
            <w:rStyle w:val="Strong"/>
            <w:rFonts w:ascii="Avenir Next" w:hAnsi="Avenir Next" w:cs="Segoe UI Historic"/>
            <w:color w:val="2E74B5" w:themeColor="accent5" w:themeShade="BF"/>
            <w:sz w:val="24"/>
            <w:szCs w:val="24"/>
          </w:rPr>
          <w:delText>Others</w:delText>
        </w:r>
      </w:del>
      <w:del w:id="632" w:author="Maddumage Don Sandeepa Lakshad Wimalananda" w:date="2025-03-12T21:41:00Z" w16du:dateUtc="2025-03-12T16:11:00Z">
        <w:r w:rsidRPr="0087104A" w:rsidDel="00AD277A">
          <w:rPr>
            <w:rStyle w:val="Strong"/>
            <w:rFonts w:ascii="Avenir Next" w:hAnsi="Avenir Next" w:cs="Segoe UI Historic"/>
            <w:color w:val="2E74B5" w:themeColor="accent5" w:themeShade="BF"/>
            <w:sz w:val="24"/>
            <w:szCs w:val="24"/>
          </w:rPr>
          <w:delText xml:space="preserve"> (Textile, Earth Resources, etc.)</w:delText>
        </w:r>
      </w:del>
    </w:p>
    <w:p w14:paraId="670FCEB2" w14:textId="33FC38D7" w:rsidR="00C265F4" w:rsidRPr="00AD277A" w:rsidDel="00AD277A" w:rsidRDefault="007A2E94">
      <w:pPr>
        <w:pStyle w:val="NormalWeb"/>
        <w:spacing w:after="0" w:line="276" w:lineRule="auto"/>
        <w:rPr>
          <w:del w:id="633" w:author="Maddumage Don Sandeepa Lakshad Wimalananda" w:date="2025-03-12T21:41:00Z" w16du:dateUtc="2025-03-12T16:11:00Z"/>
          <w:rFonts w:ascii="Avenir Next" w:hAnsi="Avenir Next" w:cs="Segoe UI Historic"/>
          <w:color w:val="000000" w:themeColor="text1"/>
          <w:rPrChange w:id="634" w:author="Maddumage Don Sandeepa Lakshad Wimalananda" w:date="2025-03-12T21:41:00Z" w16du:dateUtc="2025-03-12T16:11:00Z">
            <w:rPr>
              <w:del w:id="635" w:author="Maddumage Don Sandeepa Lakshad Wimalananda" w:date="2025-03-12T21:41:00Z" w16du:dateUtc="2025-03-12T16:11:00Z"/>
              <w:rFonts w:ascii="Avenir Next" w:hAnsi="Avenir Next" w:cs="Segoe UI Historic"/>
            </w:rPr>
          </w:rPrChange>
        </w:rPr>
        <w:pPrChange w:id="636" w:author="Maddumage Don Sandeepa Lakshad Wimalananda" w:date="2025-03-13T22:14:00Z" w16du:dateUtc="2025-03-13T16:44:00Z">
          <w:pPr>
            <w:pStyle w:val="NormalWeb"/>
          </w:pPr>
        </w:pPrChange>
      </w:pPr>
      <w:del w:id="637" w:author="Maddumage Don Sandeepa Lakshad Wimalananda" w:date="2025-03-12T21:40:00Z" w16du:dateUtc="2025-03-12T16:10:00Z">
        <w:r w:rsidRPr="00AD277A" w:rsidDel="00AD277A">
          <w:rPr>
            <w:rFonts w:ascii="Avenir Next" w:hAnsi="Avenir Next" w:cs="Segoe UI Historic"/>
            <w:color w:val="000000" w:themeColor="text1"/>
            <w:rPrChange w:id="638" w:author="Maddumage Don Sandeepa Lakshad Wimalananda" w:date="2025-03-12T21:41:00Z" w16du:dateUtc="2025-03-12T16:11:00Z">
              <w:rPr>
                <w:rFonts w:ascii="Avenir Next" w:hAnsi="Avenir Next" w:cs="Segoe UI Historic"/>
              </w:rPr>
            </w:rPrChange>
          </w:rPr>
          <w:delText xml:space="preserve">Students can explore innovative approaches in </w:delText>
        </w:r>
        <w:r w:rsidRPr="00AD277A" w:rsidDel="00AD277A">
          <w:rPr>
            <w:rFonts w:ascii="Avenir Next" w:hAnsi="Avenir Next" w:cs="Segoe UI Historic"/>
            <w:color w:val="000000" w:themeColor="text1"/>
            <w:rPrChange w:id="639" w:author="Maddumage Don Sandeepa Lakshad Wimalananda" w:date="2025-03-12T21:41:00Z" w16du:dateUtc="2025-03-12T16:11:00Z">
              <w:rPr>
                <w:rFonts w:ascii="Avenir Next" w:hAnsi="Avenir Next" w:cs="Segoe UI Historic"/>
                <w:color w:val="FF0000"/>
              </w:rPr>
            </w:rPrChange>
          </w:rPr>
          <w:delText>textile engineering, s</w:delText>
        </w:r>
      </w:del>
      <w:del w:id="640" w:author="Maddumage Don Sandeepa Lakshad Wimalananda" w:date="2025-03-12T21:42:00Z" w16du:dateUtc="2025-03-12T16:12:00Z">
        <w:r w:rsidRPr="00AD277A" w:rsidDel="00AD277A">
          <w:rPr>
            <w:rFonts w:ascii="Avenir Next" w:hAnsi="Avenir Next" w:cs="Segoe UI Historic"/>
            <w:color w:val="000000" w:themeColor="text1"/>
            <w:rPrChange w:id="641" w:author="Maddumage Don Sandeepa Lakshad Wimalananda" w:date="2025-03-12T21:41:00Z" w16du:dateUtc="2025-03-12T16:11:00Z">
              <w:rPr>
                <w:rFonts w:ascii="Avenir Next" w:hAnsi="Avenir Next" w:cs="Segoe UI Historic"/>
                <w:color w:val="FF0000"/>
              </w:rPr>
            </w:rPrChange>
          </w:rPr>
          <w:delText xml:space="preserve">ustainable mining, </w:delText>
        </w:r>
      </w:del>
      <w:del w:id="642" w:author="Maddumage Don Sandeepa Lakshad Wimalananda" w:date="2025-03-12T21:40:00Z" w16du:dateUtc="2025-03-12T16:10:00Z">
        <w:r w:rsidRPr="00AD277A" w:rsidDel="00AD277A">
          <w:rPr>
            <w:rFonts w:ascii="Avenir Next" w:hAnsi="Avenir Next" w:cs="Segoe UI Historic"/>
            <w:color w:val="000000" w:themeColor="text1"/>
            <w:rPrChange w:id="643" w:author="Maddumage Don Sandeepa Lakshad Wimalananda" w:date="2025-03-12T21:41:00Z" w16du:dateUtc="2025-03-12T16:11:00Z">
              <w:rPr>
                <w:rFonts w:ascii="Avenir Next" w:hAnsi="Avenir Next" w:cs="Segoe UI Historic"/>
                <w:color w:val="FF0000"/>
              </w:rPr>
            </w:rPrChange>
          </w:rPr>
          <w:delText xml:space="preserve">and </w:delText>
        </w:r>
      </w:del>
      <w:del w:id="644" w:author="Maddumage Don Sandeepa Lakshad Wimalananda" w:date="2025-03-12T21:42:00Z" w16du:dateUtc="2025-03-12T16:12:00Z">
        <w:r w:rsidRPr="00AD277A" w:rsidDel="00AD277A">
          <w:rPr>
            <w:rFonts w:ascii="Avenir Next" w:hAnsi="Avenir Next" w:cs="Segoe UI Historic"/>
            <w:color w:val="000000" w:themeColor="text1"/>
            <w:rPrChange w:id="645" w:author="Maddumage Don Sandeepa Lakshad Wimalananda" w:date="2025-03-12T21:41:00Z" w16du:dateUtc="2025-03-12T16:11:00Z">
              <w:rPr>
                <w:rFonts w:ascii="Avenir Next" w:hAnsi="Avenir Next" w:cs="Segoe UI Historic"/>
                <w:color w:val="FF0000"/>
              </w:rPr>
            </w:rPrChange>
          </w:rPr>
          <w:delText>resource management</w:delText>
        </w:r>
      </w:del>
      <w:del w:id="646" w:author="Maddumage Don Sandeepa Lakshad Wimalananda" w:date="2025-03-12T21:40:00Z" w16du:dateUtc="2025-03-12T16:10:00Z">
        <w:r w:rsidRPr="00AD277A" w:rsidDel="00AD277A">
          <w:rPr>
            <w:rFonts w:ascii="Avenir Next" w:hAnsi="Avenir Next" w:cs="Segoe UI Historic"/>
            <w:color w:val="000000" w:themeColor="text1"/>
            <w:rPrChange w:id="647" w:author="Maddumage Don Sandeepa Lakshad Wimalananda" w:date="2025-03-12T21:41:00Z" w16du:dateUtc="2025-03-12T16:11:00Z">
              <w:rPr>
                <w:rFonts w:ascii="Avenir Next" w:hAnsi="Avenir Next" w:cs="Segoe UI Historic"/>
              </w:rPr>
            </w:rPrChange>
          </w:rPr>
          <w:delText>.</w:delText>
        </w:r>
      </w:del>
      <w:del w:id="648" w:author="Maddumage Don Sandeepa Lakshad Wimalananda" w:date="2025-03-12T21:41:00Z" w16du:dateUtc="2025-03-12T16:11:00Z">
        <w:r w:rsidRPr="00AD277A" w:rsidDel="00AD277A">
          <w:rPr>
            <w:rFonts w:ascii="Avenir Next" w:hAnsi="Avenir Next" w:cs="Segoe UI Historic"/>
            <w:color w:val="000000" w:themeColor="text1"/>
            <w:rPrChange w:id="649" w:author="Maddumage Don Sandeepa Lakshad Wimalananda" w:date="2025-03-12T21:41:00Z" w16du:dateUtc="2025-03-12T16:11:00Z">
              <w:rPr>
                <w:rFonts w:ascii="Avenir Next" w:hAnsi="Avenir Next" w:cs="Segoe UI Historic"/>
              </w:rPr>
            </w:rPrChange>
          </w:rPr>
          <w:delText xml:space="preserve"> Advancements in eco-friendly textiles, smart fabric technology, and efficient resource extraction methods can add value to national industries while ensuring sustainable development.</w:delText>
        </w:r>
      </w:del>
    </w:p>
    <w:p w14:paraId="24A6EFEF" w14:textId="755FE9A8" w:rsidR="00C265F4" w:rsidRPr="0087104A" w:rsidDel="00E26BFE" w:rsidRDefault="00C265F4">
      <w:pPr>
        <w:pStyle w:val="NormalWeb"/>
        <w:spacing w:after="0" w:line="276" w:lineRule="auto"/>
        <w:rPr>
          <w:del w:id="650" w:author="Maddumage Don Sandeepa Lakshad Wimalananda" w:date="2025-03-13T07:25:00Z" w16du:dateUtc="2025-03-13T01:55:00Z"/>
          <w:rFonts w:ascii="Avenir Next" w:hAnsi="Avenir Next" w:cs="Segoe UI Historic"/>
          <w:b/>
          <w:bCs/>
          <w:color w:val="2E74B5" w:themeColor="accent5" w:themeShade="BF"/>
          <w:sz w:val="28"/>
          <w:szCs w:val="28"/>
        </w:rPr>
        <w:pPrChange w:id="651" w:author="Maddumage Don Sandeepa Lakshad Wimalananda" w:date="2025-03-13T22:14:00Z" w16du:dateUtc="2025-03-13T16:44:00Z">
          <w:pPr>
            <w:pStyle w:val="Heading2"/>
            <w:numPr>
              <w:numId w:val="1"/>
            </w:numPr>
            <w:spacing w:line="360" w:lineRule="auto"/>
            <w:ind w:left="426" w:hanging="426"/>
          </w:pPr>
        </w:pPrChange>
      </w:pPr>
      <w:del w:id="652" w:author="Maddumage Don Sandeepa Lakshad Wimalananda" w:date="2025-03-13T07:25:00Z" w16du:dateUtc="2025-03-13T01:55:00Z">
        <w:r w:rsidRPr="0087104A" w:rsidDel="00E26BFE">
          <w:rPr>
            <w:rFonts w:ascii="Avenir Next" w:hAnsi="Avenir Next" w:cs="Segoe UI Historic"/>
            <w:b/>
            <w:bCs/>
            <w:color w:val="2E74B5" w:themeColor="accent5" w:themeShade="BF"/>
            <w:sz w:val="28"/>
            <w:szCs w:val="28"/>
          </w:rPr>
          <w:delText>Path to UIY</w:delText>
        </w:r>
      </w:del>
    </w:p>
    <w:p w14:paraId="640A5EAA" w14:textId="71795398" w:rsidR="00231291" w:rsidRPr="0087104A" w:rsidDel="00E26BFE" w:rsidRDefault="00231291">
      <w:pPr>
        <w:pStyle w:val="Heading3"/>
        <w:spacing w:line="276" w:lineRule="auto"/>
        <w:rPr>
          <w:del w:id="653" w:author="Maddumage Don Sandeepa Lakshad Wimalananda" w:date="2025-03-13T07:25:00Z" w16du:dateUtc="2025-03-13T01:55:00Z"/>
          <w:rFonts w:ascii="Avenir Next" w:hAnsi="Avenir Next" w:cs="Segoe UI Historic"/>
          <w:b/>
          <w:bCs/>
          <w:color w:val="2E74B5" w:themeColor="accent5" w:themeShade="BF"/>
          <w:sz w:val="26"/>
          <w:szCs w:val="26"/>
        </w:rPr>
        <w:pPrChange w:id="654" w:author="Maddumage Don Sandeepa Lakshad Wimalananda" w:date="2025-03-13T22:14:00Z" w16du:dateUtc="2025-03-13T16:44:00Z">
          <w:pPr>
            <w:pStyle w:val="Heading3"/>
            <w:numPr>
              <w:ilvl w:val="1"/>
              <w:numId w:val="1"/>
            </w:numPr>
            <w:spacing w:line="360" w:lineRule="auto"/>
            <w:ind w:left="426" w:hanging="425"/>
          </w:pPr>
        </w:pPrChange>
      </w:pPr>
      <w:del w:id="655" w:author="Maddumage Don Sandeepa Lakshad Wimalananda" w:date="2025-03-13T07:25:00Z" w16du:dateUtc="2025-03-13T01:55:00Z">
        <w:r w:rsidRPr="0087104A" w:rsidDel="00E26BFE">
          <w:rPr>
            <w:rFonts w:ascii="Avenir Next" w:hAnsi="Avenir Next" w:cs="Segoe UI Historic"/>
            <w:b/>
            <w:bCs/>
            <w:color w:val="2E74B5" w:themeColor="accent5" w:themeShade="BF"/>
            <w:sz w:val="26"/>
            <w:szCs w:val="26"/>
          </w:rPr>
          <w:delText>Application Process</w:delText>
        </w:r>
      </w:del>
    </w:p>
    <w:p w14:paraId="139C21CB" w14:textId="6EF53DB5" w:rsidR="00231291" w:rsidRPr="0087104A" w:rsidDel="00E26BFE" w:rsidRDefault="00231291">
      <w:pPr>
        <w:spacing w:after="0" w:line="276" w:lineRule="auto"/>
        <w:jc w:val="both"/>
        <w:rPr>
          <w:del w:id="656" w:author="Maddumage Don Sandeepa Lakshad Wimalananda" w:date="2025-03-13T07:25:00Z" w16du:dateUtc="2025-03-13T01:55:00Z"/>
          <w:rFonts w:ascii="Avenir Next" w:hAnsi="Avenir Next" w:cs="Segoe UI Historic"/>
          <w:sz w:val="24"/>
          <w:szCs w:val="24"/>
        </w:rPr>
        <w:pPrChange w:id="657" w:author="Maddumage Don Sandeepa Lakshad Wimalananda" w:date="2025-03-13T22:14:00Z" w16du:dateUtc="2025-03-13T16:44:00Z">
          <w:pPr>
            <w:spacing w:line="360" w:lineRule="auto"/>
            <w:jc w:val="both"/>
          </w:pPr>
        </w:pPrChange>
      </w:pPr>
      <w:del w:id="658" w:author="Maddumage Don Sandeepa Lakshad Wimalananda" w:date="2025-03-13T07:25:00Z" w16du:dateUtc="2025-03-13T01:55:00Z">
        <w:r w:rsidRPr="0087104A" w:rsidDel="00E26BFE">
          <w:rPr>
            <w:rFonts w:ascii="Avenir Next" w:hAnsi="Avenir Next" w:cs="Segoe UI Historic"/>
            <w:sz w:val="24"/>
            <w:szCs w:val="24"/>
          </w:rPr>
          <w:delText xml:space="preserve">The engineering faculties of the University of Peradeniya, University of Moratuwa, University of Ruhuna, Open University of Sri Lanka, South Eastern University, and University of Jaffna will be notified annually by IESL regarding the competition, along with its rules and procedures. To be eligible for participation, students must be registered undergraduates of one of the mentioned universities and hold student membership with IESL as of </w:delText>
        </w:r>
        <w:r w:rsidRPr="0087104A" w:rsidDel="00E26BFE">
          <w:rPr>
            <w:rStyle w:val="Strong"/>
            <w:rFonts w:ascii="Avenir Next" w:hAnsi="Avenir Next" w:cs="Segoe UI Historic"/>
            <w:color w:val="FF0000"/>
            <w:sz w:val="24"/>
            <w:szCs w:val="24"/>
          </w:rPr>
          <w:delText>(Date)</w:delText>
        </w:r>
        <w:r w:rsidRPr="0087104A" w:rsidDel="00E26BFE">
          <w:rPr>
            <w:rFonts w:ascii="Avenir Next" w:hAnsi="Avenir Next" w:cs="Segoe UI Historic"/>
            <w:sz w:val="24"/>
            <w:szCs w:val="24"/>
          </w:rPr>
          <w:delText>.</w:delText>
        </w:r>
      </w:del>
    </w:p>
    <w:p w14:paraId="67C92B35" w14:textId="4FE72DFC" w:rsidR="00231291" w:rsidRPr="0087104A" w:rsidDel="00E26BFE" w:rsidRDefault="00231291">
      <w:pPr>
        <w:spacing w:after="0" w:line="276" w:lineRule="auto"/>
        <w:jc w:val="both"/>
        <w:rPr>
          <w:del w:id="659" w:author="Maddumage Don Sandeepa Lakshad Wimalananda" w:date="2025-03-13T07:25:00Z" w16du:dateUtc="2025-03-13T01:55:00Z"/>
          <w:rFonts w:ascii="Avenir Next" w:hAnsi="Avenir Next" w:cs="Segoe UI Historic"/>
          <w:sz w:val="24"/>
          <w:szCs w:val="24"/>
        </w:rPr>
        <w:pPrChange w:id="660" w:author="Maddumage Don Sandeepa Lakshad Wimalananda" w:date="2025-03-13T22:14:00Z" w16du:dateUtc="2025-03-13T16:44:00Z">
          <w:pPr>
            <w:spacing w:line="360" w:lineRule="auto"/>
            <w:jc w:val="both"/>
          </w:pPr>
        </w:pPrChange>
      </w:pPr>
      <w:del w:id="661" w:author="Maddumage Don Sandeepa Lakshad Wimalananda" w:date="2025-03-13T07:25:00Z" w16du:dateUtc="2025-03-13T01:55:00Z">
        <w:r w:rsidRPr="0087104A" w:rsidDel="00E26BFE">
          <w:rPr>
            <w:rFonts w:ascii="Avenir Next" w:hAnsi="Avenir Next" w:cs="Segoe UI Historic"/>
            <w:sz w:val="24"/>
            <w:szCs w:val="24"/>
          </w:rPr>
          <w:delText xml:space="preserve">Interested students must submit their inventions to the Deputy Executive Secretary of IESL by </w:delText>
        </w:r>
        <w:r w:rsidRPr="0087104A" w:rsidDel="00E26BFE">
          <w:rPr>
            <w:rStyle w:val="Strong"/>
            <w:rFonts w:ascii="Avenir Next" w:hAnsi="Avenir Next" w:cs="Segoe UI Historic"/>
            <w:color w:val="FF0000"/>
            <w:sz w:val="24"/>
            <w:szCs w:val="24"/>
          </w:rPr>
          <w:delText>(Submission Deadline)</w:delText>
        </w:r>
        <w:r w:rsidRPr="0087104A" w:rsidDel="00E26BFE">
          <w:rPr>
            <w:rFonts w:ascii="Avenir Next" w:hAnsi="Avenir Next" w:cs="Segoe UI Historic"/>
            <w:sz w:val="24"/>
            <w:szCs w:val="24"/>
          </w:rPr>
          <w:delText xml:space="preserve">, accompanied by an abstract, a research plan, and </w:delText>
        </w:r>
        <w:r w:rsidRPr="0087104A" w:rsidDel="00E26BFE">
          <w:rPr>
            <w:rFonts w:ascii="Avenir Next" w:hAnsi="Avenir Next" w:cs="Segoe UI Historic"/>
            <w:color w:val="FF0000"/>
            <w:sz w:val="24"/>
            <w:szCs w:val="24"/>
          </w:rPr>
          <w:delText>Form U1</w:delText>
        </w:r>
        <w:r w:rsidRPr="0087104A" w:rsidDel="00E26BFE">
          <w:rPr>
            <w:rFonts w:ascii="Avenir Next" w:hAnsi="Avenir Next" w:cs="Segoe UI Historic"/>
            <w:sz w:val="24"/>
            <w:szCs w:val="24"/>
          </w:rPr>
          <w:delText>. Additionally, a signed letter from the Head of the Department is required to verify the originality of the student</w:delText>
        </w:r>
        <w:r w:rsidRPr="0087104A" w:rsidDel="00E26BFE">
          <w:rPr>
            <w:rFonts w:ascii="Avenir Next" w:hAnsi="Avenir Next" w:cs="Times New Roman"/>
            <w:sz w:val="24"/>
            <w:szCs w:val="24"/>
          </w:rPr>
          <w:delText>’</w:delText>
        </w:r>
        <w:r w:rsidRPr="0087104A" w:rsidDel="00E26BFE">
          <w:rPr>
            <w:rFonts w:ascii="Avenir Next" w:hAnsi="Avenir Next" w:cs="Segoe UI Historic"/>
            <w:sz w:val="24"/>
            <w:szCs w:val="24"/>
          </w:rPr>
          <w:delText>s work. This verification letter should objectively detail the student</w:delText>
        </w:r>
        <w:r w:rsidRPr="0087104A" w:rsidDel="00E26BFE">
          <w:rPr>
            <w:rFonts w:ascii="Avenir Next" w:hAnsi="Avenir Next" w:cs="Times New Roman"/>
            <w:sz w:val="24"/>
            <w:szCs w:val="24"/>
          </w:rPr>
          <w:delText>’</w:delText>
        </w:r>
        <w:r w:rsidRPr="0087104A" w:rsidDel="00E26BFE">
          <w:rPr>
            <w:rFonts w:ascii="Avenir Next" w:hAnsi="Avenir Next" w:cs="Segoe UI Historic"/>
            <w:sz w:val="24"/>
            <w:szCs w:val="24"/>
          </w:rPr>
          <w:delText>s level of independence and originality in their project, as well as clarify the advisor</w:delText>
        </w:r>
        <w:r w:rsidRPr="0087104A" w:rsidDel="00E26BFE">
          <w:rPr>
            <w:rFonts w:ascii="Avenir Next" w:hAnsi="Avenir Next" w:cs="Times New Roman"/>
            <w:sz w:val="24"/>
            <w:szCs w:val="24"/>
          </w:rPr>
          <w:delText>’</w:delText>
        </w:r>
        <w:r w:rsidRPr="0087104A" w:rsidDel="00E26BFE">
          <w:rPr>
            <w:rFonts w:ascii="Avenir Next" w:hAnsi="Avenir Next" w:cs="Segoe UI Historic"/>
            <w:sz w:val="24"/>
            <w:szCs w:val="24"/>
          </w:rPr>
          <w:delText>s role.</w:delText>
        </w:r>
      </w:del>
    </w:p>
    <w:p w14:paraId="53AA9446" w14:textId="2A7F5C42" w:rsidR="0085054A" w:rsidRPr="0087104A" w:rsidDel="00E26BFE" w:rsidRDefault="00231291">
      <w:pPr>
        <w:spacing w:after="0" w:line="276" w:lineRule="auto"/>
        <w:jc w:val="both"/>
        <w:rPr>
          <w:del w:id="662" w:author="Maddumage Don Sandeepa Lakshad Wimalananda" w:date="2025-03-13T07:25:00Z" w16du:dateUtc="2025-03-13T01:55:00Z"/>
          <w:rFonts w:ascii="Avenir Next" w:hAnsi="Avenir Next" w:cs="Segoe UI Historic"/>
          <w:sz w:val="24"/>
          <w:szCs w:val="24"/>
        </w:rPr>
        <w:pPrChange w:id="663" w:author="Maddumage Don Sandeepa Lakshad Wimalananda" w:date="2025-03-13T22:14:00Z" w16du:dateUtc="2025-03-13T16:44:00Z">
          <w:pPr>
            <w:spacing w:line="360" w:lineRule="auto"/>
            <w:jc w:val="both"/>
          </w:pPr>
        </w:pPrChange>
      </w:pPr>
      <w:del w:id="664" w:author="Maddumage Don Sandeepa Lakshad Wimalananda" w:date="2025-03-13T07:25:00Z" w16du:dateUtc="2025-03-13T01:55:00Z">
        <w:r w:rsidRPr="0087104A" w:rsidDel="00E26BFE">
          <w:rPr>
            <w:rFonts w:ascii="Avenir Next" w:hAnsi="Avenir Next" w:cs="Segoe UI Historic"/>
            <w:sz w:val="24"/>
            <w:szCs w:val="24"/>
          </w:rPr>
          <w:delText xml:space="preserve">Furthermore, the names of advisors should not be included as co-authors in the submission. However, if the paper is later submitted for publication, their names may be added at that stage. The preliminary round of the competition will be conducted at each university in </w:delText>
        </w:r>
        <w:r w:rsidRPr="0087104A" w:rsidDel="00E26BFE">
          <w:rPr>
            <w:rStyle w:val="Strong"/>
            <w:rFonts w:ascii="Avenir Next" w:hAnsi="Avenir Next" w:cs="Segoe UI Historic"/>
            <w:color w:val="FF0000"/>
            <w:sz w:val="24"/>
            <w:szCs w:val="24"/>
          </w:rPr>
          <w:delText>(Month)</w:delText>
        </w:r>
        <w:r w:rsidRPr="0087104A" w:rsidDel="00E26BFE">
          <w:rPr>
            <w:rFonts w:ascii="Avenir Next" w:hAnsi="Avenir Next" w:cs="Segoe UI Historic"/>
            <w:sz w:val="24"/>
            <w:szCs w:val="24"/>
          </w:rPr>
          <w:delText xml:space="preserve">, where the top five inventions will be selected to compete in the UIY final, scheduled to take place in </w:delText>
        </w:r>
        <w:r w:rsidRPr="0087104A" w:rsidDel="00E26BFE">
          <w:rPr>
            <w:rStyle w:val="Strong"/>
            <w:rFonts w:ascii="Avenir Next" w:hAnsi="Avenir Next" w:cs="Segoe UI Historic"/>
            <w:color w:val="FF0000"/>
            <w:sz w:val="24"/>
            <w:szCs w:val="24"/>
          </w:rPr>
          <w:delText>(Final Competition Month)</w:delText>
        </w:r>
        <w:r w:rsidRPr="0087104A" w:rsidDel="00E26BFE">
          <w:rPr>
            <w:rFonts w:ascii="Avenir Next" w:hAnsi="Avenir Next" w:cs="Segoe UI Historic"/>
            <w:sz w:val="24"/>
            <w:szCs w:val="24"/>
          </w:rPr>
          <w:delText>.</w:delText>
        </w:r>
      </w:del>
    </w:p>
    <w:p w14:paraId="5F293F59" w14:textId="57013B4B" w:rsidR="00C265F4" w:rsidRPr="0087104A" w:rsidDel="00E26BFE" w:rsidRDefault="00231291">
      <w:pPr>
        <w:pStyle w:val="Heading3"/>
        <w:spacing w:line="276" w:lineRule="auto"/>
        <w:rPr>
          <w:del w:id="665" w:author="Maddumage Don Sandeepa Lakshad Wimalananda" w:date="2025-03-13T07:25:00Z" w16du:dateUtc="2025-03-13T01:55:00Z"/>
          <w:rFonts w:ascii="Avenir Next" w:hAnsi="Avenir Next" w:cs="Segoe UI Historic"/>
          <w:b/>
          <w:bCs/>
          <w:color w:val="2E74B5" w:themeColor="accent5" w:themeShade="BF"/>
          <w:sz w:val="26"/>
          <w:szCs w:val="26"/>
        </w:rPr>
        <w:pPrChange w:id="666" w:author="Maddumage Don Sandeepa Lakshad Wimalananda" w:date="2025-03-13T22:14:00Z" w16du:dateUtc="2025-03-13T16:44:00Z">
          <w:pPr>
            <w:pStyle w:val="Heading3"/>
            <w:numPr>
              <w:ilvl w:val="1"/>
              <w:numId w:val="1"/>
            </w:numPr>
            <w:spacing w:line="360" w:lineRule="auto"/>
            <w:ind w:left="426" w:hanging="436"/>
          </w:pPr>
        </w:pPrChange>
      </w:pPr>
      <w:del w:id="667" w:author="Maddumage Don Sandeepa Lakshad Wimalananda" w:date="2025-03-13T07:25:00Z" w16du:dateUtc="2025-03-13T01:55:00Z">
        <w:r w:rsidRPr="0087104A" w:rsidDel="00E26BFE">
          <w:rPr>
            <w:rFonts w:ascii="Avenir Next" w:hAnsi="Avenir Next" w:cs="Segoe UI Historic"/>
            <w:b/>
            <w:bCs/>
            <w:color w:val="2E74B5" w:themeColor="accent5" w:themeShade="BF"/>
            <w:sz w:val="26"/>
            <w:szCs w:val="26"/>
          </w:rPr>
          <w:delText>Evaluation Process</w:delText>
        </w:r>
      </w:del>
    </w:p>
    <w:p w14:paraId="655AEC5C" w14:textId="4A76B42B" w:rsidR="0085054A" w:rsidRPr="0087104A" w:rsidDel="00E26BFE" w:rsidRDefault="0085054A">
      <w:pPr>
        <w:spacing w:after="0" w:line="276" w:lineRule="auto"/>
        <w:jc w:val="both"/>
        <w:rPr>
          <w:del w:id="668" w:author="Maddumage Don Sandeepa Lakshad Wimalananda" w:date="2025-03-13T07:25:00Z" w16du:dateUtc="2025-03-13T01:55:00Z"/>
          <w:rFonts w:ascii="Avenir Next" w:hAnsi="Avenir Next" w:cs="Segoe UI Historic"/>
          <w:sz w:val="24"/>
          <w:szCs w:val="24"/>
        </w:rPr>
        <w:pPrChange w:id="669" w:author="Maddumage Don Sandeepa Lakshad Wimalananda" w:date="2025-03-13T22:14:00Z" w16du:dateUtc="2025-03-13T16:44:00Z">
          <w:pPr>
            <w:spacing w:line="360" w:lineRule="auto"/>
            <w:jc w:val="both"/>
          </w:pPr>
        </w:pPrChange>
      </w:pPr>
      <w:del w:id="670" w:author="Maddumage Don Sandeepa Lakshad Wimalananda" w:date="2025-03-13T07:25:00Z" w16du:dateUtc="2025-03-13T01:55:00Z">
        <w:r w:rsidRPr="0087104A" w:rsidDel="00E26BFE">
          <w:rPr>
            <w:rFonts w:ascii="Avenir Next" w:hAnsi="Avenir Next" w:cs="Segoe UI Historic"/>
            <w:sz w:val="24"/>
            <w:szCs w:val="24"/>
          </w:rPr>
          <w:delText>Judges will evaluate projects based on how well students apply scientific, engineering, or mathematical methods, the accuracy and detail of their research as recorded in the logbook, and the effectiveness of their experimental procedures. They will also consider the project's significance in its field, the student</w:delText>
        </w:r>
        <w:r w:rsidRPr="0087104A" w:rsidDel="00E26BFE">
          <w:rPr>
            <w:rFonts w:ascii="Avenir Next" w:hAnsi="Avenir Next" w:cs="Times New Roman"/>
            <w:sz w:val="24"/>
            <w:szCs w:val="24"/>
          </w:rPr>
          <w:delText>’</w:delText>
        </w:r>
        <w:r w:rsidRPr="0087104A" w:rsidDel="00E26BFE">
          <w:rPr>
            <w:rFonts w:ascii="Avenir Next" w:hAnsi="Avenir Next" w:cs="Segoe UI Historic"/>
            <w:sz w:val="24"/>
            <w:szCs w:val="24"/>
          </w:rPr>
          <w:delText>s thoroughness, and the level of independent thought and design involved.</w:delText>
        </w:r>
      </w:del>
    </w:p>
    <w:p w14:paraId="03AB6600" w14:textId="78B9881D" w:rsidR="00231291" w:rsidRPr="0087104A" w:rsidDel="00E26BFE" w:rsidRDefault="0085054A">
      <w:pPr>
        <w:spacing w:after="0" w:line="276" w:lineRule="auto"/>
        <w:jc w:val="both"/>
        <w:rPr>
          <w:del w:id="671" w:author="Maddumage Don Sandeepa Lakshad Wimalananda" w:date="2025-03-13T07:25:00Z" w16du:dateUtc="2025-03-13T01:55:00Z"/>
          <w:rFonts w:ascii="Avenir Next" w:hAnsi="Avenir Next" w:cs="Segoe UI Historic"/>
          <w:sz w:val="24"/>
          <w:szCs w:val="24"/>
        </w:rPr>
        <w:pPrChange w:id="672" w:author="Maddumage Don Sandeepa Lakshad Wimalananda" w:date="2025-03-13T22:14:00Z" w16du:dateUtc="2025-03-13T16:44:00Z">
          <w:pPr>
            <w:spacing w:line="360" w:lineRule="auto"/>
            <w:jc w:val="both"/>
          </w:pPr>
        </w:pPrChange>
      </w:pPr>
      <w:del w:id="673" w:author="Maddumage Don Sandeepa Lakshad Wimalananda" w:date="2025-03-13T07:25:00Z" w16du:dateUtc="2025-03-13T01:55:00Z">
        <w:r w:rsidRPr="0087104A" w:rsidDel="00E26BFE">
          <w:rPr>
            <w:rFonts w:ascii="Avenir Next" w:hAnsi="Avenir Next" w:cs="Segoe UI Historic"/>
            <w:sz w:val="24"/>
            <w:szCs w:val="24"/>
          </w:rPr>
          <w:delText>Initially, judges review the project through the display board, abstract, and research paper. However, the final decision is based on the interview, where students must confidently explain their work. Judges value clear communication, the ability to identify possible errors, and an understanding of how the findings can be applied in real-world scenarios. Their goal is to recognize and encourage students in their scientific efforts and future careers in engineering.</w:delText>
        </w:r>
      </w:del>
    </w:p>
    <w:p w14:paraId="02B90F5E" w14:textId="3E188A27" w:rsidR="00C265F4" w:rsidRPr="0087104A" w:rsidDel="00E26BFE" w:rsidRDefault="00C265F4">
      <w:pPr>
        <w:pStyle w:val="Heading2"/>
        <w:spacing w:line="276" w:lineRule="auto"/>
        <w:rPr>
          <w:del w:id="674" w:author="Maddumage Don Sandeepa Lakshad Wimalananda" w:date="2025-03-13T07:25:00Z" w16du:dateUtc="2025-03-13T01:55:00Z"/>
          <w:rFonts w:ascii="Avenir Next" w:hAnsi="Avenir Next" w:cs="Segoe UI Historic"/>
          <w:b/>
          <w:bCs/>
          <w:color w:val="2E74B5" w:themeColor="accent5" w:themeShade="BF"/>
          <w:sz w:val="28"/>
          <w:szCs w:val="28"/>
        </w:rPr>
        <w:pPrChange w:id="675" w:author="Maddumage Don Sandeepa Lakshad Wimalananda" w:date="2025-03-13T22:14:00Z" w16du:dateUtc="2025-03-13T16:44:00Z">
          <w:pPr>
            <w:pStyle w:val="Heading2"/>
            <w:numPr>
              <w:numId w:val="1"/>
            </w:numPr>
            <w:spacing w:line="360" w:lineRule="auto"/>
            <w:ind w:left="426" w:hanging="360"/>
          </w:pPr>
        </w:pPrChange>
      </w:pPr>
      <w:del w:id="676" w:author="Maddumage Don Sandeepa Lakshad Wimalananda" w:date="2025-03-13T07:25:00Z" w16du:dateUtc="2025-03-13T01:55:00Z">
        <w:r w:rsidRPr="0087104A" w:rsidDel="00E26BFE">
          <w:rPr>
            <w:rFonts w:ascii="Avenir Next" w:hAnsi="Avenir Next" w:cs="Segoe UI Historic"/>
            <w:b/>
            <w:bCs/>
            <w:color w:val="2E74B5" w:themeColor="accent5" w:themeShade="BF"/>
            <w:sz w:val="28"/>
            <w:szCs w:val="28"/>
          </w:rPr>
          <w:delText>Award Winning</w:delText>
        </w:r>
      </w:del>
    </w:p>
    <w:p w14:paraId="57ADEA26" w14:textId="1CF592C7" w:rsidR="007C4AC4" w:rsidRPr="0087104A" w:rsidDel="00E26BFE" w:rsidRDefault="007C4AC4">
      <w:pPr>
        <w:spacing w:after="0" w:line="276" w:lineRule="auto"/>
        <w:jc w:val="both"/>
        <w:rPr>
          <w:del w:id="677" w:author="Maddumage Don Sandeepa Lakshad Wimalananda" w:date="2025-03-13T07:25:00Z" w16du:dateUtc="2025-03-13T01:55:00Z"/>
          <w:rFonts w:ascii="Avenir Next" w:hAnsi="Avenir Next" w:cs="Segoe UI Historic"/>
          <w:sz w:val="24"/>
          <w:szCs w:val="24"/>
        </w:rPr>
        <w:pPrChange w:id="678" w:author="Maddumage Don Sandeepa Lakshad Wimalananda" w:date="2025-03-13T22:14:00Z" w16du:dateUtc="2025-03-13T16:44:00Z">
          <w:pPr>
            <w:spacing w:line="360" w:lineRule="auto"/>
            <w:jc w:val="both"/>
          </w:pPr>
        </w:pPrChange>
      </w:pPr>
      <w:del w:id="679" w:author="Maddumage Don Sandeepa Lakshad Wimalananda" w:date="2025-03-13T07:25:00Z" w16du:dateUtc="2025-03-13T01:55:00Z">
        <w:r w:rsidRPr="0087104A" w:rsidDel="00E26BFE">
          <w:rPr>
            <w:rFonts w:ascii="Avenir Next" w:hAnsi="Avenir Next" w:cs="Segoe UI Historic"/>
            <w:sz w:val="24"/>
            <w:szCs w:val="24"/>
          </w:rPr>
          <w:delText>The UIY (Undergraduate Inventor of the Year) Competition, plays a crucial role in bridging the gap between undergraduate final-year projects and industry demands</w:delText>
        </w:r>
        <w:r w:rsidR="003B3244" w:rsidRPr="0087104A" w:rsidDel="00E26BFE">
          <w:rPr>
            <w:rFonts w:ascii="Avenir Next" w:hAnsi="Avenir Next" w:cs="Segoe UI Historic"/>
            <w:sz w:val="24"/>
            <w:szCs w:val="24"/>
          </w:rPr>
          <w:delText>, b</w:delText>
        </w:r>
        <w:r w:rsidRPr="0087104A" w:rsidDel="00E26BFE">
          <w:rPr>
            <w:rFonts w:ascii="Avenir Next" w:hAnsi="Avenir Next" w:cs="Segoe UI Historic"/>
            <w:sz w:val="24"/>
            <w:szCs w:val="24"/>
          </w:rPr>
          <w:delText>y offering a platform for students to pitch their innovative ideas, the competition not only recognizes young inventors but also provides them with expert guidance, research internships, and scholarships.</w:delText>
        </w:r>
      </w:del>
    </w:p>
    <w:p w14:paraId="0767E6DF" w14:textId="60F47350" w:rsidR="007C4AC4" w:rsidRPr="0087104A" w:rsidDel="00E26BFE" w:rsidRDefault="007C4AC4">
      <w:pPr>
        <w:spacing w:after="0" w:line="276" w:lineRule="auto"/>
        <w:jc w:val="both"/>
        <w:rPr>
          <w:del w:id="680" w:author="Maddumage Don Sandeepa Lakshad Wimalananda" w:date="2025-03-13T07:25:00Z" w16du:dateUtc="2025-03-13T01:55:00Z"/>
          <w:rFonts w:ascii="Avenir Next" w:hAnsi="Avenir Next" w:cs="Segoe UI Historic"/>
          <w:sz w:val="24"/>
          <w:szCs w:val="24"/>
        </w:rPr>
        <w:pPrChange w:id="681" w:author="Maddumage Don Sandeepa Lakshad Wimalananda" w:date="2025-03-13T22:14:00Z" w16du:dateUtc="2025-03-13T16:44:00Z">
          <w:pPr>
            <w:spacing w:line="360" w:lineRule="auto"/>
            <w:jc w:val="both"/>
          </w:pPr>
        </w:pPrChange>
      </w:pPr>
      <w:del w:id="682" w:author="Maddumage Don Sandeepa Lakshad Wimalananda" w:date="2025-03-13T07:25:00Z" w16du:dateUtc="2025-03-13T01:55:00Z">
        <w:r w:rsidRPr="0087104A" w:rsidDel="00E26BFE">
          <w:rPr>
            <w:rFonts w:ascii="Avenir Next" w:hAnsi="Avenir Next" w:cs="Segoe UI Historic"/>
            <w:sz w:val="24"/>
            <w:szCs w:val="24"/>
          </w:rPr>
          <w:delText xml:space="preserve">This initiative helps enhance the professional and personal skills of participants, ensuring their projects gain industry value and real-world applicability. Additionally, contestants benefit from workshops, networking opportunities, and even international exposure, </w:delText>
        </w:r>
        <w:r w:rsidR="003B3244" w:rsidRPr="0087104A" w:rsidDel="00E26BFE">
          <w:rPr>
            <w:rFonts w:ascii="Avenir Next" w:hAnsi="Avenir Next" w:cs="Segoe UI Historic"/>
            <w:sz w:val="24"/>
            <w:szCs w:val="24"/>
          </w:rPr>
          <w:delText>further strengthening</w:delText>
        </w:r>
        <w:r w:rsidRPr="0087104A" w:rsidDel="00E26BFE">
          <w:rPr>
            <w:rFonts w:ascii="Avenir Next" w:hAnsi="Avenir Next" w:cs="Segoe UI Historic"/>
            <w:sz w:val="24"/>
            <w:szCs w:val="24"/>
          </w:rPr>
          <w:delText xml:space="preserve"> their potential to make a meaningful impact.</w:delText>
        </w:r>
      </w:del>
    </w:p>
    <w:p w14:paraId="69732525" w14:textId="0BBCB6D7" w:rsidR="00C265F4" w:rsidRPr="0087104A" w:rsidDel="00E26BFE" w:rsidRDefault="007C4AC4">
      <w:pPr>
        <w:spacing w:after="0" w:line="276" w:lineRule="auto"/>
        <w:jc w:val="both"/>
        <w:rPr>
          <w:del w:id="683" w:author="Maddumage Don Sandeepa Lakshad Wimalananda" w:date="2025-03-13T07:25:00Z" w16du:dateUtc="2025-03-13T01:55:00Z"/>
          <w:rFonts w:ascii="Avenir Next" w:hAnsi="Avenir Next" w:cs="Segoe UI Historic"/>
          <w:sz w:val="24"/>
          <w:szCs w:val="24"/>
        </w:rPr>
        <w:pPrChange w:id="684" w:author="Maddumage Don Sandeepa Lakshad Wimalananda" w:date="2025-03-13T22:14:00Z" w16du:dateUtc="2025-03-13T16:44:00Z">
          <w:pPr>
            <w:spacing w:line="360" w:lineRule="auto"/>
            <w:jc w:val="both"/>
          </w:pPr>
        </w:pPrChange>
      </w:pPr>
      <w:del w:id="685" w:author="Maddumage Don Sandeepa Lakshad Wimalananda" w:date="2025-03-13T07:25:00Z" w16du:dateUtc="2025-03-13T01:55:00Z">
        <w:r w:rsidRPr="0087104A" w:rsidDel="00E26BFE">
          <w:rPr>
            <w:rFonts w:ascii="Avenir Next" w:hAnsi="Avenir Next" w:cs="Segoe UI Historic"/>
            <w:sz w:val="24"/>
            <w:szCs w:val="24"/>
          </w:rPr>
          <w:delText>Through mentorship, financial support, and recognition, UIY fosters a culture of innovation, encouraging undergraduates to push boundaries and develop solutions that address real-world challenges. By participating, students take a step closer to transforming their ideas into practical, marketable products, ultimately contributing to technological and industrial advancement.</w:delText>
        </w:r>
      </w:del>
    </w:p>
    <w:p w14:paraId="70C40955" w14:textId="78978E08" w:rsidR="000322BB" w:rsidRPr="0087104A" w:rsidDel="00E26BFE" w:rsidRDefault="007C4AC4">
      <w:pPr>
        <w:spacing w:after="0" w:line="276" w:lineRule="auto"/>
        <w:jc w:val="both"/>
        <w:rPr>
          <w:del w:id="686" w:author="Maddumage Don Sandeepa Lakshad Wimalananda" w:date="2025-03-13T07:25:00Z" w16du:dateUtc="2025-03-13T01:55:00Z"/>
          <w:rFonts w:ascii="Avenir Next" w:hAnsi="Avenir Next" w:cs="Segoe UI Historic"/>
          <w:sz w:val="24"/>
          <w:szCs w:val="24"/>
        </w:rPr>
        <w:pPrChange w:id="687" w:author="Maddumage Don Sandeepa Lakshad Wimalananda" w:date="2025-03-13T22:14:00Z" w16du:dateUtc="2025-03-13T16:44:00Z">
          <w:pPr>
            <w:spacing w:line="360" w:lineRule="auto"/>
            <w:jc w:val="both"/>
          </w:pPr>
        </w:pPrChange>
      </w:pPr>
      <w:del w:id="688" w:author="Maddumage Don Sandeepa Lakshad Wimalananda" w:date="2025-03-13T07:25:00Z" w16du:dateUtc="2025-03-13T01:55:00Z">
        <w:r w:rsidRPr="0087104A" w:rsidDel="00E26BFE">
          <w:rPr>
            <w:rFonts w:ascii="Avenir Next" w:hAnsi="Avenir Next" w:cs="Segoe UI Historic"/>
            <w:sz w:val="24"/>
            <w:szCs w:val="24"/>
          </w:rPr>
          <w:delText>Below is the prize list for the UIY Competition, recognizing and rewarding the most outstanding undergraduate innovations. These prizes aim to support and motivate young inventors in transforming their ideas into impactful solutions.</w:delText>
        </w:r>
      </w:del>
    </w:p>
    <w:p w14:paraId="05DC38D4" w14:textId="298AF6CC" w:rsidR="000322BB" w:rsidRPr="0087104A" w:rsidDel="00E26BFE" w:rsidRDefault="000322BB">
      <w:pPr>
        <w:pStyle w:val="Caption"/>
        <w:keepNext/>
        <w:spacing w:after="0" w:line="276" w:lineRule="auto"/>
        <w:rPr>
          <w:del w:id="689" w:author="Maddumage Don Sandeepa Lakshad Wimalananda" w:date="2025-03-13T07:25:00Z" w16du:dateUtc="2025-03-13T01:55:00Z"/>
          <w:rFonts w:ascii="Avenir Next" w:hAnsi="Avenir Next" w:cs="Segoe UI Historic"/>
          <w:i w:val="0"/>
          <w:iCs w:val="0"/>
          <w:color w:val="auto"/>
          <w:sz w:val="24"/>
          <w:szCs w:val="24"/>
        </w:rPr>
        <w:pPrChange w:id="690" w:author="Maddumage Don Sandeepa Lakshad Wimalananda" w:date="2025-03-13T22:14:00Z" w16du:dateUtc="2025-03-13T16:44:00Z">
          <w:pPr>
            <w:pStyle w:val="Caption"/>
            <w:keepNext/>
            <w:spacing w:line="360" w:lineRule="auto"/>
          </w:pPr>
        </w:pPrChange>
      </w:pPr>
      <w:del w:id="691" w:author="Maddumage Don Sandeepa Lakshad Wimalananda" w:date="2025-03-13T07:25:00Z" w16du:dateUtc="2025-03-13T01:55:00Z">
        <w:r w:rsidRPr="0087104A" w:rsidDel="00E26BFE">
          <w:rPr>
            <w:rFonts w:ascii="Avenir Next" w:hAnsi="Avenir Next" w:cs="Segoe UI Historic"/>
            <w:i w:val="0"/>
            <w:iCs w:val="0"/>
            <w:color w:val="auto"/>
            <w:sz w:val="24"/>
            <w:szCs w:val="24"/>
          </w:rPr>
          <w:delText xml:space="preserve">Table </w:delText>
        </w:r>
        <w:r w:rsidRPr="0087104A" w:rsidDel="00E26BFE">
          <w:rPr>
            <w:rFonts w:ascii="Avenir Next" w:hAnsi="Avenir Next" w:cs="Segoe UI Historic"/>
            <w:sz w:val="24"/>
            <w:szCs w:val="24"/>
          </w:rPr>
          <w:fldChar w:fldCharType="begin"/>
        </w:r>
        <w:r w:rsidRPr="0087104A" w:rsidDel="00E26BFE">
          <w:rPr>
            <w:rFonts w:ascii="Avenir Next" w:hAnsi="Avenir Next" w:cs="Segoe UI Historic"/>
            <w:i w:val="0"/>
            <w:iCs w:val="0"/>
            <w:color w:val="auto"/>
            <w:sz w:val="24"/>
            <w:szCs w:val="24"/>
          </w:rPr>
          <w:delInstrText xml:space="preserve"> SEQ Table \* ARABIC </w:delInstrText>
        </w:r>
        <w:r w:rsidRPr="0087104A" w:rsidDel="00E26BFE">
          <w:rPr>
            <w:rFonts w:ascii="Avenir Next" w:hAnsi="Avenir Next" w:cs="Segoe UI Historic"/>
            <w:sz w:val="24"/>
            <w:szCs w:val="24"/>
          </w:rPr>
          <w:fldChar w:fldCharType="separate"/>
        </w:r>
        <w:r w:rsidR="005B588C" w:rsidRPr="0087104A" w:rsidDel="00E26BFE">
          <w:rPr>
            <w:rFonts w:ascii="Avenir Next" w:hAnsi="Avenir Next" w:cs="Segoe UI Historic"/>
            <w:i w:val="0"/>
            <w:iCs w:val="0"/>
            <w:noProof/>
            <w:color w:val="auto"/>
            <w:sz w:val="24"/>
            <w:szCs w:val="24"/>
          </w:rPr>
          <w:delText>1</w:delText>
        </w:r>
        <w:r w:rsidRPr="0087104A" w:rsidDel="00E26BFE">
          <w:rPr>
            <w:rFonts w:ascii="Avenir Next" w:hAnsi="Avenir Next" w:cs="Segoe UI Historic"/>
            <w:sz w:val="24"/>
            <w:szCs w:val="24"/>
          </w:rPr>
          <w:fldChar w:fldCharType="end"/>
        </w:r>
        <w:r w:rsidRPr="0087104A" w:rsidDel="00E26BFE">
          <w:rPr>
            <w:rFonts w:ascii="Avenir Next" w:hAnsi="Avenir Next" w:cs="Segoe UI Historic"/>
            <w:i w:val="0"/>
            <w:iCs w:val="0"/>
            <w:color w:val="auto"/>
            <w:sz w:val="24"/>
            <w:szCs w:val="24"/>
          </w:rPr>
          <w:delText>: Awards of UIY</w:delText>
        </w:r>
      </w:del>
    </w:p>
    <w:tbl>
      <w:tblPr>
        <w:tblStyle w:val="TableGrid"/>
        <w:tblW w:w="9060" w:type="dxa"/>
        <w:jc w:val="center"/>
        <w:tblInd w:w="0" w:type="dxa"/>
        <w:tblLook w:val="04A0" w:firstRow="1" w:lastRow="0" w:firstColumn="1" w:lastColumn="0" w:noHBand="0" w:noVBand="1"/>
      </w:tblPr>
      <w:tblGrid>
        <w:gridCol w:w="1980"/>
        <w:gridCol w:w="1276"/>
        <w:gridCol w:w="2902"/>
        <w:gridCol w:w="2902"/>
      </w:tblGrid>
      <w:tr w:rsidR="000322BB" w:rsidRPr="0087104A" w:rsidDel="00E26BFE" w14:paraId="61685F47" w14:textId="5BCBFE6C" w:rsidTr="000322BB">
        <w:trPr>
          <w:trHeight w:val="843"/>
          <w:jc w:val="center"/>
          <w:del w:id="692" w:author="Maddumage Don Sandeepa Lakshad Wimalananda" w:date="2025-03-13T07:25:00Z"/>
        </w:trPr>
        <w:tc>
          <w:tcPr>
            <w:tcW w:w="1980" w:type="dxa"/>
            <w:tcBorders>
              <w:top w:val="single" w:sz="4" w:space="0" w:color="auto"/>
              <w:left w:val="single" w:sz="4" w:space="0" w:color="auto"/>
              <w:bottom w:val="single" w:sz="4" w:space="0" w:color="auto"/>
              <w:right w:val="single" w:sz="4" w:space="0" w:color="auto"/>
            </w:tcBorders>
            <w:vAlign w:val="center"/>
            <w:hideMark/>
          </w:tcPr>
          <w:p w14:paraId="254C91B4" w14:textId="2AAC4B4C" w:rsidR="000322BB" w:rsidRPr="0087104A" w:rsidDel="00E26BFE" w:rsidRDefault="000322BB">
            <w:pPr>
              <w:spacing w:line="276" w:lineRule="auto"/>
              <w:jc w:val="center"/>
              <w:rPr>
                <w:del w:id="693" w:author="Maddumage Don Sandeepa Lakshad Wimalananda" w:date="2025-03-13T07:25:00Z" w16du:dateUtc="2025-03-13T01:55:00Z"/>
                <w:rFonts w:ascii="Avenir Next" w:hAnsi="Avenir Next" w:cs="Segoe UI Historic"/>
                <w:b/>
                <w:szCs w:val="24"/>
              </w:rPr>
              <w:pPrChange w:id="694" w:author="Maddumage Don Sandeepa Lakshad Wimalananda" w:date="2025-03-13T22:14:00Z" w16du:dateUtc="2025-03-13T16:44:00Z">
                <w:pPr>
                  <w:spacing w:line="360" w:lineRule="auto"/>
                  <w:jc w:val="center"/>
                </w:pPr>
              </w:pPrChange>
            </w:pPr>
            <w:del w:id="695" w:author="Maddumage Don Sandeepa Lakshad Wimalananda" w:date="2025-03-13T07:25:00Z" w16du:dateUtc="2025-03-13T01:55:00Z">
              <w:r w:rsidRPr="0087104A" w:rsidDel="00E26BFE">
                <w:rPr>
                  <w:rFonts w:ascii="Avenir Next" w:hAnsi="Avenir Next" w:cs="Segoe UI Historic"/>
                  <w:b/>
                  <w:szCs w:val="24"/>
                </w:rPr>
                <w:delText>Places</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057E7E36" w14:textId="3338F520" w:rsidR="000322BB" w:rsidRPr="0087104A" w:rsidDel="00E26BFE" w:rsidRDefault="000322BB">
            <w:pPr>
              <w:spacing w:line="276" w:lineRule="auto"/>
              <w:jc w:val="center"/>
              <w:rPr>
                <w:del w:id="696" w:author="Maddumage Don Sandeepa Lakshad Wimalananda" w:date="2025-03-13T07:25:00Z" w16du:dateUtc="2025-03-13T01:55:00Z"/>
                <w:rFonts w:ascii="Avenir Next" w:hAnsi="Avenir Next" w:cs="Segoe UI Historic"/>
                <w:b/>
                <w:szCs w:val="24"/>
              </w:rPr>
              <w:pPrChange w:id="697" w:author="Maddumage Don Sandeepa Lakshad Wimalananda" w:date="2025-03-13T22:14:00Z" w16du:dateUtc="2025-03-13T16:44:00Z">
                <w:pPr>
                  <w:spacing w:line="360" w:lineRule="auto"/>
                  <w:jc w:val="center"/>
                </w:pPr>
              </w:pPrChange>
            </w:pPr>
            <w:del w:id="698" w:author="Maddumage Don Sandeepa Lakshad Wimalananda" w:date="2025-03-13T07:25:00Z" w16du:dateUtc="2025-03-13T01:55:00Z">
              <w:r w:rsidRPr="0087104A" w:rsidDel="00E26BFE">
                <w:rPr>
                  <w:rFonts w:ascii="Avenir Next" w:hAnsi="Avenir Next" w:cs="Segoe UI Historic"/>
                  <w:b/>
                  <w:szCs w:val="24"/>
                </w:rPr>
                <w:delText>Qty</w:delText>
              </w:r>
            </w:del>
          </w:p>
        </w:tc>
        <w:tc>
          <w:tcPr>
            <w:tcW w:w="2902" w:type="dxa"/>
            <w:tcBorders>
              <w:top w:val="single" w:sz="4" w:space="0" w:color="auto"/>
              <w:left w:val="single" w:sz="4" w:space="0" w:color="auto"/>
              <w:bottom w:val="single" w:sz="4" w:space="0" w:color="auto"/>
              <w:right w:val="single" w:sz="4" w:space="0" w:color="auto"/>
            </w:tcBorders>
            <w:vAlign w:val="center"/>
            <w:hideMark/>
          </w:tcPr>
          <w:p w14:paraId="60BC8C98" w14:textId="1E7C7675" w:rsidR="000322BB" w:rsidRPr="0087104A" w:rsidDel="00E26BFE" w:rsidRDefault="000322BB">
            <w:pPr>
              <w:spacing w:line="276" w:lineRule="auto"/>
              <w:jc w:val="center"/>
              <w:rPr>
                <w:del w:id="699" w:author="Maddumage Don Sandeepa Lakshad Wimalananda" w:date="2025-03-13T07:25:00Z" w16du:dateUtc="2025-03-13T01:55:00Z"/>
                <w:rFonts w:ascii="Avenir Next" w:hAnsi="Avenir Next" w:cs="Segoe UI Historic"/>
                <w:b/>
                <w:szCs w:val="24"/>
              </w:rPr>
              <w:pPrChange w:id="700" w:author="Maddumage Don Sandeepa Lakshad Wimalananda" w:date="2025-03-13T22:14:00Z" w16du:dateUtc="2025-03-13T16:44:00Z">
                <w:pPr>
                  <w:spacing w:line="360" w:lineRule="auto"/>
                  <w:jc w:val="center"/>
                </w:pPr>
              </w:pPrChange>
            </w:pPr>
            <w:del w:id="701" w:author="Maddumage Don Sandeepa Lakshad Wimalananda" w:date="2025-03-13T07:25:00Z" w16du:dateUtc="2025-03-13T01:55:00Z">
              <w:r w:rsidRPr="0087104A" w:rsidDel="00E26BFE">
                <w:rPr>
                  <w:rFonts w:ascii="Avenir Next" w:hAnsi="Avenir Next" w:cs="Segoe UI Historic"/>
                  <w:b/>
                  <w:szCs w:val="24"/>
                </w:rPr>
                <w:delText>Existing value of prizes (LKR)</w:delText>
              </w:r>
            </w:del>
          </w:p>
        </w:tc>
        <w:tc>
          <w:tcPr>
            <w:tcW w:w="2902" w:type="dxa"/>
            <w:tcBorders>
              <w:top w:val="single" w:sz="4" w:space="0" w:color="auto"/>
              <w:left w:val="single" w:sz="4" w:space="0" w:color="auto"/>
              <w:bottom w:val="single" w:sz="4" w:space="0" w:color="auto"/>
              <w:right w:val="single" w:sz="4" w:space="0" w:color="auto"/>
            </w:tcBorders>
            <w:vAlign w:val="center"/>
            <w:hideMark/>
          </w:tcPr>
          <w:p w14:paraId="3C6A9F27" w14:textId="505EB17E" w:rsidR="000322BB" w:rsidRPr="0087104A" w:rsidDel="00E26BFE" w:rsidRDefault="000322BB">
            <w:pPr>
              <w:spacing w:line="276" w:lineRule="auto"/>
              <w:jc w:val="center"/>
              <w:rPr>
                <w:del w:id="702" w:author="Maddumage Don Sandeepa Lakshad Wimalananda" w:date="2025-03-13T07:25:00Z" w16du:dateUtc="2025-03-13T01:55:00Z"/>
                <w:rFonts w:ascii="Avenir Next" w:hAnsi="Avenir Next" w:cs="Segoe UI Historic"/>
                <w:b/>
                <w:szCs w:val="24"/>
              </w:rPr>
              <w:pPrChange w:id="703" w:author="Maddumage Don Sandeepa Lakshad Wimalananda" w:date="2025-03-13T22:14:00Z" w16du:dateUtc="2025-03-13T16:44:00Z">
                <w:pPr>
                  <w:spacing w:line="360" w:lineRule="auto"/>
                  <w:jc w:val="center"/>
                </w:pPr>
              </w:pPrChange>
            </w:pPr>
            <w:del w:id="704" w:author="Maddumage Don Sandeepa Lakshad Wimalananda" w:date="2025-03-13T07:25:00Z" w16du:dateUtc="2025-03-13T01:55:00Z">
              <w:r w:rsidRPr="0087104A" w:rsidDel="00E26BFE">
                <w:rPr>
                  <w:rFonts w:ascii="Avenir Next" w:hAnsi="Avenir Next" w:cs="Segoe UI Historic"/>
                  <w:b/>
                  <w:szCs w:val="24"/>
                </w:rPr>
                <w:delText>Proposed value of prizes (LKR)</w:delText>
              </w:r>
            </w:del>
          </w:p>
        </w:tc>
      </w:tr>
      <w:tr w:rsidR="000322BB" w:rsidRPr="0087104A" w:rsidDel="00E26BFE" w14:paraId="657F381C" w14:textId="50DC8A92" w:rsidTr="000322BB">
        <w:trPr>
          <w:trHeight w:val="539"/>
          <w:jc w:val="center"/>
          <w:del w:id="705" w:author="Maddumage Don Sandeepa Lakshad Wimalananda" w:date="2025-03-13T07:25:00Z"/>
        </w:trPr>
        <w:tc>
          <w:tcPr>
            <w:tcW w:w="1980" w:type="dxa"/>
            <w:tcBorders>
              <w:top w:val="single" w:sz="4" w:space="0" w:color="auto"/>
              <w:left w:val="single" w:sz="4" w:space="0" w:color="auto"/>
              <w:bottom w:val="single" w:sz="4" w:space="0" w:color="auto"/>
              <w:right w:val="single" w:sz="4" w:space="0" w:color="auto"/>
            </w:tcBorders>
            <w:vAlign w:val="center"/>
            <w:hideMark/>
          </w:tcPr>
          <w:p w14:paraId="24D439EA" w14:textId="741DF803" w:rsidR="000322BB" w:rsidRPr="0087104A" w:rsidDel="00E26BFE" w:rsidRDefault="000322BB">
            <w:pPr>
              <w:spacing w:line="276" w:lineRule="auto"/>
              <w:jc w:val="center"/>
              <w:rPr>
                <w:del w:id="706" w:author="Maddumage Don Sandeepa Lakshad Wimalananda" w:date="2025-03-13T07:25:00Z" w16du:dateUtc="2025-03-13T01:55:00Z"/>
                <w:rFonts w:ascii="Avenir Next" w:hAnsi="Avenir Next" w:cs="Segoe UI Historic"/>
                <w:szCs w:val="24"/>
              </w:rPr>
              <w:pPrChange w:id="707" w:author="Maddumage Don Sandeepa Lakshad Wimalananda" w:date="2025-03-13T22:14:00Z" w16du:dateUtc="2025-03-13T16:44:00Z">
                <w:pPr>
                  <w:spacing w:line="360" w:lineRule="auto"/>
                  <w:jc w:val="center"/>
                </w:pPr>
              </w:pPrChange>
            </w:pPr>
            <w:del w:id="708" w:author="Maddumage Don Sandeepa Lakshad Wimalananda" w:date="2025-03-13T07:25:00Z" w16du:dateUtc="2025-03-13T01:55:00Z">
              <w:r w:rsidRPr="0087104A" w:rsidDel="00E26BFE">
                <w:rPr>
                  <w:rFonts w:ascii="Avenir Next" w:hAnsi="Avenir Next" w:cs="Segoe UI Historic"/>
                  <w:szCs w:val="24"/>
                </w:rPr>
                <w:delText>First Place</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7CBE8A30" w14:textId="3E0C17B1" w:rsidR="000322BB" w:rsidRPr="0087104A" w:rsidDel="00E26BFE" w:rsidRDefault="000322BB">
            <w:pPr>
              <w:spacing w:line="276" w:lineRule="auto"/>
              <w:jc w:val="center"/>
              <w:rPr>
                <w:del w:id="709" w:author="Maddumage Don Sandeepa Lakshad Wimalananda" w:date="2025-03-13T07:25:00Z" w16du:dateUtc="2025-03-13T01:55:00Z"/>
                <w:rFonts w:ascii="Avenir Next" w:hAnsi="Avenir Next" w:cs="Segoe UI Historic"/>
                <w:szCs w:val="24"/>
              </w:rPr>
              <w:pPrChange w:id="710" w:author="Maddumage Don Sandeepa Lakshad Wimalananda" w:date="2025-03-13T22:14:00Z" w16du:dateUtc="2025-03-13T16:44:00Z">
                <w:pPr>
                  <w:spacing w:line="360" w:lineRule="auto"/>
                  <w:jc w:val="center"/>
                </w:pPr>
              </w:pPrChange>
            </w:pPr>
            <w:del w:id="711" w:author="Maddumage Don Sandeepa Lakshad Wimalananda" w:date="2025-03-13T07:25:00Z" w16du:dateUtc="2025-03-13T01:55:00Z">
              <w:r w:rsidRPr="0087104A" w:rsidDel="00E26BFE">
                <w:rPr>
                  <w:rFonts w:ascii="Avenir Next" w:hAnsi="Avenir Next" w:cs="Segoe UI Historic"/>
                  <w:szCs w:val="24"/>
                </w:rPr>
                <w:delText>1</w:delText>
              </w:r>
            </w:del>
          </w:p>
        </w:tc>
        <w:tc>
          <w:tcPr>
            <w:tcW w:w="2902" w:type="dxa"/>
            <w:tcBorders>
              <w:top w:val="single" w:sz="4" w:space="0" w:color="auto"/>
              <w:left w:val="single" w:sz="4" w:space="0" w:color="auto"/>
              <w:bottom w:val="single" w:sz="4" w:space="0" w:color="auto"/>
              <w:right w:val="single" w:sz="4" w:space="0" w:color="auto"/>
            </w:tcBorders>
            <w:vAlign w:val="center"/>
            <w:hideMark/>
          </w:tcPr>
          <w:p w14:paraId="34C85EE1" w14:textId="1C4A5A93" w:rsidR="000322BB" w:rsidRPr="0087104A" w:rsidDel="00E26BFE" w:rsidRDefault="000322BB">
            <w:pPr>
              <w:spacing w:line="276" w:lineRule="auto"/>
              <w:jc w:val="center"/>
              <w:rPr>
                <w:del w:id="712" w:author="Maddumage Don Sandeepa Lakshad Wimalananda" w:date="2025-03-13T07:25:00Z" w16du:dateUtc="2025-03-13T01:55:00Z"/>
                <w:rFonts w:ascii="Avenir Next" w:hAnsi="Avenir Next" w:cs="Segoe UI Historic"/>
                <w:szCs w:val="24"/>
              </w:rPr>
              <w:pPrChange w:id="713" w:author="Maddumage Don Sandeepa Lakshad Wimalananda" w:date="2025-03-13T22:14:00Z" w16du:dateUtc="2025-03-13T16:44:00Z">
                <w:pPr>
                  <w:spacing w:line="360" w:lineRule="auto"/>
                  <w:jc w:val="center"/>
                </w:pPr>
              </w:pPrChange>
            </w:pPr>
            <w:del w:id="714" w:author="Maddumage Don Sandeepa Lakshad Wimalananda" w:date="2025-03-13T07:25:00Z" w16du:dateUtc="2025-03-13T01:55:00Z">
              <w:r w:rsidRPr="0087104A" w:rsidDel="00E26BFE">
                <w:rPr>
                  <w:rFonts w:ascii="Avenir Next" w:hAnsi="Avenir Next" w:cs="Segoe UI Historic"/>
                  <w:szCs w:val="24"/>
                </w:rPr>
                <w:delText>100,000.00</w:delText>
              </w:r>
            </w:del>
          </w:p>
        </w:tc>
        <w:tc>
          <w:tcPr>
            <w:tcW w:w="2902" w:type="dxa"/>
            <w:tcBorders>
              <w:top w:val="single" w:sz="4" w:space="0" w:color="auto"/>
              <w:left w:val="single" w:sz="4" w:space="0" w:color="auto"/>
              <w:bottom w:val="single" w:sz="4" w:space="0" w:color="auto"/>
              <w:right w:val="single" w:sz="4" w:space="0" w:color="auto"/>
            </w:tcBorders>
            <w:vAlign w:val="center"/>
            <w:hideMark/>
          </w:tcPr>
          <w:p w14:paraId="05ECB8EE" w14:textId="60DE7287" w:rsidR="000322BB" w:rsidRPr="0087104A" w:rsidDel="00E26BFE" w:rsidRDefault="000322BB">
            <w:pPr>
              <w:spacing w:line="276" w:lineRule="auto"/>
              <w:jc w:val="center"/>
              <w:rPr>
                <w:del w:id="715" w:author="Maddumage Don Sandeepa Lakshad Wimalananda" w:date="2025-03-13T07:25:00Z" w16du:dateUtc="2025-03-13T01:55:00Z"/>
                <w:rFonts w:ascii="Avenir Next" w:hAnsi="Avenir Next" w:cs="Segoe UI Historic"/>
                <w:szCs w:val="24"/>
              </w:rPr>
              <w:pPrChange w:id="716" w:author="Maddumage Don Sandeepa Lakshad Wimalananda" w:date="2025-03-13T22:14:00Z" w16du:dateUtc="2025-03-13T16:44:00Z">
                <w:pPr>
                  <w:spacing w:line="360" w:lineRule="auto"/>
                  <w:jc w:val="center"/>
                </w:pPr>
              </w:pPrChange>
            </w:pPr>
            <w:del w:id="717" w:author="Maddumage Don Sandeepa Lakshad Wimalananda" w:date="2025-03-13T07:25:00Z" w16du:dateUtc="2025-03-13T01:55:00Z">
              <w:r w:rsidRPr="0087104A" w:rsidDel="00E26BFE">
                <w:rPr>
                  <w:rFonts w:ascii="Avenir Next" w:hAnsi="Avenir Next" w:cs="Segoe UI Historic"/>
                  <w:szCs w:val="24"/>
                </w:rPr>
                <w:delText>150,000.00</w:delText>
              </w:r>
            </w:del>
          </w:p>
        </w:tc>
      </w:tr>
      <w:tr w:rsidR="000322BB" w:rsidRPr="0087104A" w:rsidDel="00E26BFE" w14:paraId="57CB40DD" w14:textId="5E451331" w:rsidTr="000322BB">
        <w:trPr>
          <w:trHeight w:val="539"/>
          <w:jc w:val="center"/>
          <w:del w:id="718" w:author="Maddumage Don Sandeepa Lakshad Wimalananda" w:date="2025-03-13T07:25:00Z"/>
        </w:trPr>
        <w:tc>
          <w:tcPr>
            <w:tcW w:w="1980" w:type="dxa"/>
            <w:tcBorders>
              <w:top w:val="single" w:sz="4" w:space="0" w:color="auto"/>
              <w:left w:val="single" w:sz="4" w:space="0" w:color="auto"/>
              <w:bottom w:val="single" w:sz="4" w:space="0" w:color="auto"/>
              <w:right w:val="single" w:sz="4" w:space="0" w:color="auto"/>
            </w:tcBorders>
            <w:vAlign w:val="center"/>
            <w:hideMark/>
          </w:tcPr>
          <w:p w14:paraId="4841DF2B" w14:textId="64278D43" w:rsidR="000322BB" w:rsidRPr="0087104A" w:rsidDel="00E26BFE" w:rsidRDefault="000322BB">
            <w:pPr>
              <w:spacing w:line="276" w:lineRule="auto"/>
              <w:jc w:val="center"/>
              <w:rPr>
                <w:del w:id="719" w:author="Maddumage Don Sandeepa Lakshad Wimalananda" w:date="2025-03-13T07:25:00Z" w16du:dateUtc="2025-03-13T01:55:00Z"/>
                <w:rFonts w:ascii="Avenir Next" w:hAnsi="Avenir Next" w:cs="Segoe UI Historic"/>
                <w:szCs w:val="24"/>
              </w:rPr>
              <w:pPrChange w:id="720" w:author="Maddumage Don Sandeepa Lakshad Wimalananda" w:date="2025-03-13T22:14:00Z" w16du:dateUtc="2025-03-13T16:44:00Z">
                <w:pPr>
                  <w:spacing w:line="360" w:lineRule="auto"/>
                  <w:jc w:val="center"/>
                </w:pPr>
              </w:pPrChange>
            </w:pPr>
            <w:del w:id="721" w:author="Maddumage Don Sandeepa Lakshad Wimalananda" w:date="2025-03-13T07:25:00Z" w16du:dateUtc="2025-03-13T01:55:00Z">
              <w:r w:rsidRPr="0087104A" w:rsidDel="00E26BFE">
                <w:rPr>
                  <w:rFonts w:ascii="Avenir Next" w:hAnsi="Avenir Next" w:cs="Segoe UI Historic"/>
                  <w:szCs w:val="24"/>
                </w:rPr>
                <w:delText>Second Place</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221B4D57" w14:textId="62A810C4" w:rsidR="000322BB" w:rsidRPr="0087104A" w:rsidDel="00E26BFE" w:rsidRDefault="000322BB">
            <w:pPr>
              <w:spacing w:line="276" w:lineRule="auto"/>
              <w:jc w:val="center"/>
              <w:rPr>
                <w:del w:id="722" w:author="Maddumage Don Sandeepa Lakshad Wimalananda" w:date="2025-03-13T07:25:00Z" w16du:dateUtc="2025-03-13T01:55:00Z"/>
                <w:rFonts w:ascii="Avenir Next" w:hAnsi="Avenir Next" w:cs="Segoe UI Historic"/>
                <w:szCs w:val="24"/>
              </w:rPr>
              <w:pPrChange w:id="723" w:author="Maddumage Don Sandeepa Lakshad Wimalananda" w:date="2025-03-13T22:14:00Z" w16du:dateUtc="2025-03-13T16:44:00Z">
                <w:pPr>
                  <w:spacing w:line="360" w:lineRule="auto"/>
                  <w:jc w:val="center"/>
                </w:pPr>
              </w:pPrChange>
            </w:pPr>
            <w:del w:id="724" w:author="Maddumage Don Sandeepa Lakshad Wimalananda" w:date="2025-03-13T07:25:00Z" w16du:dateUtc="2025-03-13T01:55:00Z">
              <w:r w:rsidRPr="0087104A" w:rsidDel="00E26BFE">
                <w:rPr>
                  <w:rFonts w:ascii="Avenir Next" w:hAnsi="Avenir Next" w:cs="Segoe UI Historic"/>
                  <w:szCs w:val="24"/>
                </w:rPr>
                <w:delText>1</w:delText>
              </w:r>
            </w:del>
          </w:p>
        </w:tc>
        <w:tc>
          <w:tcPr>
            <w:tcW w:w="2902" w:type="dxa"/>
            <w:tcBorders>
              <w:top w:val="single" w:sz="4" w:space="0" w:color="auto"/>
              <w:left w:val="single" w:sz="4" w:space="0" w:color="auto"/>
              <w:bottom w:val="single" w:sz="4" w:space="0" w:color="auto"/>
              <w:right w:val="single" w:sz="4" w:space="0" w:color="auto"/>
            </w:tcBorders>
            <w:vAlign w:val="center"/>
            <w:hideMark/>
          </w:tcPr>
          <w:p w14:paraId="0C72B87B" w14:textId="3C822469" w:rsidR="000322BB" w:rsidRPr="0087104A" w:rsidDel="00E26BFE" w:rsidRDefault="000322BB">
            <w:pPr>
              <w:spacing w:line="276" w:lineRule="auto"/>
              <w:jc w:val="center"/>
              <w:rPr>
                <w:del w:id="725" w:author="Maddumage Don Sandeepa Lakshad Wimalananda" w:date="2025-03-13T07:25:00Z" w16du:dateUtc="2025-03-13T01:55:00Z"/>
                <w:rFonts w:ascii="Avenir Next" w:hAnsi="Avenir Next" w:cs="Segoe UI Historic"/>
                <w:szCs w:val="24"/>
              </w:rPr>
              <w:pPrChange w:id="726" w:author="Maddumage Don Sandeepa Lakshad Wimalananda" w:date="2025-03-13T22:14:00Z" w16du:dateUtc="2025-03-13T16:44:00Z">
                <w:pPr>
                  <w:spacing w:line="360" w:lineRule="auto"/>
                  <w:jc w:val="center"/>
                </w:pPr>
              </w:pPrChange>
            </w:pPr>
            <w:del w:id="727" w:author="Maddumage Don Sandeepa Lakshad Wimalananda" w:date="2025-03-13T07:25:00Z" w16du:dateUtc="2025-03-13T01:55:00Z">
              <w:r w:rsidRPr="0087104A" w:rsidDel="00E26BFE">
                <w:rPr>
                  <w:rFonts w:ascii="Avenir Next" w:hAnsi="Avenir Next" w:cs="Segoe UI Historic"/>
                  <w:szCs w:val="24"/>
                </w:rPr>
                <w:delText>75,000.00</w:delText>
              </w:r>
            </w:del>
          </w:p>
        </w:tc>
        <w:tc>
          <w:tcPr>
            <w:tcW w:w="2902" w:type="dxa"/>
            <w:tcBorders>
              <w:top w:val="single" w:sz="4" w:space="0" w:color="auto"/>
              <w:left w:val="single" w:sz="4" w:space="0" w:color="auto"/>
              <w:bottom w:val="single" w:sz="4" w:space="0" w:color="auto"/>
              <w:right w:val="single" w:sz="4" w:space="0" w:color="auto"/>
            </w:tcBorders>
            <w:vAlign w:val="center"/>
            <w:hideMark/>
          </w:tcPr>
          <w:p w14:paraId="281C112A" w14:textId="26F34905" w:rsidR="000322BB" w:rsidRPr="0087104A" w:rsidDel="00E26BFE" w:rsidRDefault="000322BB">
            <w:pPr>
              <w:spacing w:line="276" w:lineRule="auto"/>
              <w:jc w:val="center"/>
              <w:rPr>
                <w:del w:id="728" w:author="Maddumage Don Sandeepa Lakshad Wimalananda" w:date="2025-03-13T07:25:00Z" w16du:dateUtc="2025-03-13T01:55:00Z"/>
                <w:rFonts w:ascii="Avenir Next" w:hAnsi="Avenir Next" w:cs="Segoe UI Historic"/>
                <w:szCs w:val="24"/>
              </w:rPr>
              <w:pPrChange w:id="729" w:author="Maddumage Don Sandeepa Lakshad Wimalananda" w:date="2025-03-13T22:14:00Z" w16du:dateUtc="2025-03-13T16:44:00Z">
                <w:pPr>
                  <w:spacing w:line="360" w:lineRule="auto"/>
                  <w:jc w:val="center"/>
                </w:pPr>
              </w:pPrChange>
            </w:pPr>
            <w:del w:id="730" w:author="Maddumage Don Sandeepa Lakshad Wimalananda" w:date="2025-03-13T07:25:00Z" w16du:dateUtc="2025-03-13T01:55:00Z">
              <w:r w:rsidRPr="0087104A" w:rsidDel="00E26BFE">
                <w:rPr>
                  <w:rFonts w:ascii="Avenir Next" w:hAnsi="Avenir Next" w:cs="Segoe UI Historic"/>
                  <w:szCs w:val="24"/>
                </w:rPr>
                <w:delText>125,000.00</w:delText>
              </w:r>
            </w:del>
          </w:p>
        </w:tc>
      </w:tr>
      <w:tr w:rsidR="000322BB" w:rsidRPr="0087104A" w:rsidDel="00E26BFE" w14:paraId="695E4424" w14:textId="08ECD7F9" w:rsidTr="000322BB">
        <w:trPr>
          <w:trHeight w:val="539"/>
          <w:jc w:val="center"/>
          <w:del w:id="731" w:author="Maddumage Don Sandeepa Lakshad Wimalananda" w:date="2025-03-13T07:25:00Z"/>
        </w:trPr>
        <w:tc>
          <w:tcPr>
            <w:tcW w:w="1980" w:type="dxa"/>
            <w:tcBorders>
              <w:top w:val="single" w:sz="4" w:space="0" w:color="auto"/>
              <w:left w:val="single" w:sz="4" w:space="0" w:color="auto"/>
              <w:bottom w:val="single" w:sz="4" w:space="0" w:color="auto"/>
              <w:right w:val="single" w:sz="4" w:space="0" w:color="auto"/>
            </w:tcBorders>
            <w:vAlign w:val="center"/>
            <w:hideMark/>
          </w:tcPr>
          <w:p w14:paraId="45544F74" w14:textId="20FE5D83" w:rsidR="000322BB" w:rsidRPr="0087104A" w:rsidDel="00E26BFE" w:rsidRDefault="000322BB">
            <w:pPr>
              <w:spacing w:line="276" w:lineRule="auto"/>
              <w:jc w:val="center"/>
              <w:rPr>
                <w:del w:id="732" w:author="Maddumage Don Sandeepa Lakshad Wimalananda" w:date="2025-03-13T07:25:00Z" w16du:dateUtc="2025-03-13T01:55:00Z"/>
                <w:rFonts w:ascii="Avenir Next" w:hAnsi="Avenir Next" w:cs="Segoe UI Historic"/>
                <w:szCs w:val="24"/>
              </w:rPr>
              <w:pPrChange w:id="733" w:author="Maddumage Don Sandeepa Lakshad Wimalananda" w:date="2025-03-13T22:14:00Z" w16du:dateUtc="2025-03-13T16:44:00Z">
                <w:pPr>
                  <w:spacing w:line="360" w:lineRule="auto"/>
                  <w:jc w:val="center"/>
                </w:pPr>
              </w:pPrChange>
            </w:pPr>
            <w:del w:id="734" w:author="Maddumage Don Sandeepa Lakshad Wimalananda" w:date="2025-03-13T07:25:00Z" w16du:dateUtc="2025-03-13T01:55:00Z">
              <w:r w:rsidRPr="0087104A" w:rsidDel="00E26BFE">
                <w:rPr>
                  <w:rFonts w:ascii="Avenir Next" w:hAnsi="Avenir Next" w:cs="Segoe UI Historic"/>
                  <w:szCs w:val="24"/>
                </w:rPr>
                <w:delText>Third Place</w:delText>
              </w:r>
            </w:del>
          </w:p>
        </w:tc>
        <w:tc>
          <w:tcPr>
            <w:tcW w:w="1276" w:type="dxa"/>
            <w:tcBorders>
              <w:top w:val="single" w:sz="4" w:space="0" w:color="auto"/>
              <w:left w:val="single" w:sz="4" w:space="0" w:color="auto"/>
              <w:bottom w:val="single" w:sz="4" w:space="0" w:color="auto"/>
              <w:right w:val="single" w:sz="4" w:space="0" w:color="auto"/>
            </w:tcBorders>
            <w:vAlign w:val="center"/>
            <w:hideMark/>
          </w:tcPr>
          <w:p w14:paraId="4E78E53D" w14:textId="58F73666" w:rsidR="000322BB" w:rsidRPr="0087104A" w:rsidDel="00E26BFE" w:rsidRDefault="000322BB">
            <w:pPr>
              <w:spacing w:line="276" w:lineRule="auto"/>
              <w:jc w:val="center"/>
              <w:rPr>
                <w:del w:id="735" w:author="Maddumage Don Sandeepa Lakshad Wimalananda" w:date="2025-03-13T07:25:00Z" w16du:dateUtc="2025-03-13T01:55:00Z"/>
                <w:rFonts w:ascii="Avenir Next" w:hAnsi="Avenir Next" w:cs="Segoe UI Historic"/>
                <w:szCs w:val="24"/>
              </w:rPr>
              <w:pPrChange w:id="736" w:author="Maddumage Don Sandeepa Lakshad Wimalananda" w:date="2025-03-13T22:14:00Z" w16du:dateUtc="2025-03-13T16:44:00Z">
                <w:pPr>
                  <w:spacing w:line="360" w:lineRule="auto"/>
                  <w:jc w:val="center"/>
                </w:pPr>
              </w:pPrChange>
            </w:pPr>
            <w:del w:id="737" w:author="Maddumage Don Sandeepa Lakshad Wimalananda" w:date="2025-03-13T07:25:00Z" w16du:dateUtc="2025-03-13T01:55:00Z">
              <w:r w:rsidRPr="0087104A" w:rsidDel="00E26BFE">
                <w:rPr>
                  <w:rFonts w:ascii="Avenir Next" w:hAnsi="Avenir Next" w:cs="Segoe UI Historic"/>
                  <w:szCs w:val="24"/>
                </w:rPr>
                <w:delText>1</w:delText>
              </w:r>
            </w:del>
          </w:p>
        </w:tc>
        <w:tc>
          <w:tcPr>
            <w:tcW w:w="2902" w:type="dxa"/>
            <w:tcBorders>
              <w:top w:val="single" w:sz="4" w:space="0" w:color="auto"/>
              <w:left w:val="single" w:sz="4" w:space="0" w:color="auto"/>
              <w:bottom w:val="single" w:sz="4" w:space="0" w:color="auto"/>
              <w:right w:val="single" w:sz="4" w:space="0" w:color="auto"/>
            </w:tcBorders>
            <w:vAlign w:val="center"/>
            <w:hideMark/>
          </w:tcPr>
          <w:p w14:paraId="0EFF35AC" w14:textId="475CAF05" w:rsidR="000322BB" w:rsidRPr="0087104A" w:rsidDel="00E26BFE" w:rsidRDefault="000322BB">
            <w:pPr>
              <w:spacing w:line="276" w:lineRule="auto"/>
              <w:jc w:val="center"/>
              <w:rPr>
                <w:del w:id="738" w:author="Maddumage Don Sandeepa Lakshad Wimalananda" w:date="2025-03-13T07:25:00Z" w16du:dateUtc="2025-03-13T01:55:00Z"/>
                <w:rFonts w:ascii="Avenir Next" w:hAnsi="Avenir Next" w:cs="Segoe UI Historic"/>
                <w:szCs w:val="24"/>
              </w:rPr>
              <w:pPrChange w:id="739" w:author="Maddumage Don Sandeepa Lakshad Wimalananda" w:date="2025-03-13T22:14:00Z" w16du:dateUtc="2025-03-13T16:44:00Z">
                <w:pPr>
                  <w:spacing w:line="360" w:lineRule="auto"/>
                  <w:jc w:val="center"/>
                </w:pPr>
              </w:pPrChange>
            </w:pPr>
            <w:del w:id="740" w:author="Maddumage Don Sandeepa Lakshad Wimalananda" w:date="2025-03-13T07:25:00Z" w16du:dateUtc="2025-03-13T01:55:00Z">
              <w:r w:rsidRPr="0087104A" w:rsidDel="00E26BFE">
                <w:rPr>
                  <w:rFonts w:ascii="Avenir Next" w:hAnsi="Avenir Next" w:cs="Segoe UI Historic"/>
                  <w:szCs w:val="24"/>
                </w:rPr>
                <w:delText>50,000.00</w:delText>
              </w:r>
            </w:del>
          </w:p>
        </w:tc>
        <w:tc>
          <w:tcPr>
            <w:tcW w:w="2902" w:type="dxa"/>
            <w:tcBorders>
              <w:top w:val="single" w:sz="4" w:space="0" w:color="auto"/>
              <w:left w:val="single" w:sz="4" w:space="0" w:color="auto"/>
              <w:bottom w:val="single" w:sz="4" w:space="0" w:color="auto"/>
              <w:right w:val="single" w:sz="4" w:space="0" w:color="auto"/>
            </w:tcBorders>
            <w:vAlign w:val="center"/>
            <w:hideMark/>
          </w:tcPr>
          <w:p w14:paraId="6FBAB929" w14:textId="7A437502" w:rsidR="000322BB" w:rsidRPr="0087104A" w:rsidDel="00E26BFE" w:rsidRDefault="000322BB">
            <w:pPr>
              <w:spacing w:line="276" w:lineRule="auto"/>
              <w:jc w:val="center"/>
              <w:rPr>
                <w:del w:id="741" w:author="Maddumage Don Sandeepa Lakshad Wimalananda" w:date="2025-03-13T07:25:00Z" w16du:dateUtc="2025-03-13T01:55:00Z"/>
                <w:rFonts w:ascii="Avenir Next" w:hAnsi="Avenir Next" w:cs="Segoe UI Historic"/>
                <w:szCs w:val="24"/>
              </w:rPr>
              <w:pPrChange w:id="742" w:author="Maddumage Don Sandeepa Lakshad Wimalananda" w:date="2025-03-13T22:14:00Z" w16du:dateUtc="2025-03-13T16:44:00Z">
                <w:pPr>
                  <w:spacing w:line="360" w:lineRule="auto"/>
                  <w:jc w:val="center"/>
                </w:pPr>
              </w:pPrChange>
            </w:pPr>
            <w:del w:id="743" w:author="Maddumage Don Sandeepa Lakshad Wimalananda" w:date="2025-03-13T07:25:00Z" w16du:dateUtc="2025-03-13T01:55:00Z">
              <w:r w:rsidRPr="0087104A" w:rsidDel="00E26BFE">
                <w:rPr>
                  <w:rFonts w:ascii="Avenir Next" w:hAnsi="Avenir Next" w:cs="Segoe UI Historic"/>
                  <w:szCs w:val="24"/>
                </w:rPr>
                <w:delText>100,000.00</w:delText>
              </w:r>
            </w:del>
          </w:p>
        </w:tc>
      </w:tr>
    </w:tbl>
    <w:p w14:paraId="5422D446" w14:textId="77777777" w:rsidR="007C4AC4" w:rsidRPr="007C4AC4" w:rsidRDefault="007C4AC4">
      <w:pPr>
        <w:spacing w:after="0" w:line="276" w:lineRule="auto"/>
        <w:jc w:val="both"/>
        <w:rPr>
          <w:rFonts w:ascii="Times New Roman" w:hAnsi="Times New Roman" w:cs="Times New Roman"/>
          <w:sz w:val="24"/>
          <w:szCs w:val="24"/>
        </w:rPr>
        <w:pPrChange w:id="744" w:author="Maddumage Don Sandeepa Lakshad Wimalananda" w:date="2025-03-13T22:14:00Z" w16du:dateUtc="2025-03-13T16:44:00Z">
          <w:pPr>
            <w:spacing w:line="360" w:lineRule="auto"/>
            <w:jc w:val="both"/>
          </w:pPr>
        </w:pPrChange>
      </w:pPr>
    </w:p>
    <w:sectPr w:rsidR="007C4AC4" w:rsidRPr="007C4AC4" w:rsidSect="0087104A">
      <w:footerReference w:type="default" r:id="rId10"/>
      <w:pgSz w:w="11906" w:h="16838" w:code="9"/>
      <w:pgMar w:top="720" w:right="720" w:bottom="720" w:left="720" w:header="720" w:footer="720" w:gutter="0"/>
      <w:pgNumType w:start="1"/>
      <w:cols w:space="720"/>
      <w:docGrid w:linePitch="360"/>
      <w:sectPrChange w:id="745" w:author="Maddumage Don Sandeepa Lakshad Wimalananda" w:date="2025-03-12T21:14:00Z" w16du:dateUtc="2025-03-12T15:44:00Z">
        <w:sectPr w:rsidR="007C4AC4" w:rsidRPr="007C4AC4" w:rsidSect="0087104A">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D810" w14:textId="77777777" w:rsidR="00B71A4A" w:rsidRDefault="00B71A4A" w:rsidP="00AF1F15">
      <w:pPr>
        <w:spacing w:after="0" w:line="240" w:lineRule="auto"/>
      </w:pPr>
      <w:r>
        <w:separator/>
      </w:r>
    </w:p>
  </w:endnote>
  <w:endnote w:type="continuationSeparator" w:id="0">
    <w:p w14:paraId="111D9CEA" w14:textId="77777777" w:rsidR="00B71A4A" w:rsidRDefault="00B71A4A" w:rsidP="00AF1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venir Next">
    <w:panose1 w:val="020B0503020202020204"/>
    <w:charset w:val="00"/>
    <w:family w:val="swiss"/>
    <w:pitch w:val="variable"/>
    <w:sig w:usb0="8000002F" w:usb1="5000204A" w:usb2="00000000" w:usb3="00000000" w:csb0="0000009B" w:csb1="00000000"/>
  </w:font>
  <w:font w:name="Segoe UI Historic">
    <w:panose1 w:val="020B0502040204020203"/>
    <w:charset w:val="00"/>
    <w:family w:val="swiss"/>
    <w:pitch w:val="variable"/>
    <w:sig w:usb0="800001EF" w:usb1="02000002" w:usb2="0060C080" w:usb3="00000000" w:csb0="00000001" w:csb1="00000000"/>
  </w:font>
  <w:font w:name="-webkit-standard">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0891795"/>
      <w:docPartObj>
        <w:docPartGallery w:val="Page Numbers (Bottom of Page)"/>
        <w:docPartUnique/>
      </w:docPartObj>
    </w:sdtPr>
    <w:sdtEndPr>
      <w:rPr>
        <w:noProof/>
      </w:rPr>
    </w:sdtEndPr>
    <w:sdtContent>
      <w:p w14:paraId="44D5BAF3" w14:textId="77777777" w:rsidR="00AF1F15" w:rsidRDefault="00AF1F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71CB1A" w14:textId="77777777" w:rsidR="00AF1F15" w:rsidRDefault="00AF1F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382073"/>
      <w:docPartObj>
        <w:docPartGallery w:val="Page Numbers (Bottom of Page)"/>
        <w:docPartUnique/>
      </w:docPartObj>
    </w:sdtPr>
    <w:sdtEndPr>
      <w:rPr>
        <w:noProof/>
      </w:rPr>
    </w:sdtEndPr>
    <w:sdtContent>
      <w:p w14:paraId="3ECDB5F5" w14:textId="3AA32C90" w:rsidR="00AF1F15" w:rsidRDefault="00AF1F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EDC549" w14:textId="77777777" w:rsidR="00AF1F15" w:rsidRDefault="00AF1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6271" w14:textId="77777777" w:rsidR="00B71A4A" w:rsidRDefault="00B71A4A" w:rsidP="00AF1F15">
      <w:pPr>
        <w:spacing w:after="0" w:line="240" w:lineRule="auto"/>
      </w:pPr>
      <w:r>
        <w:separator/>
      </w:r>
    </w:p>
  </w:footnote>
  <w:footnote w:type="continuationSeparator" w:id="0">
    <w:p w14:paraId="41B68C19" w14:textId="77777777" w:rsidR="00B71A4A" w:rsidRDefault="00B71A4A" w:rsidP="00AF1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21CB2"/>
    <w:multiLevelType w:val="hybridMultilevel"/>
    <w:tmpl w:val="33B4E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5C2752"/>
    <w:multiLevelType w:val="multilevel"/>
    <w:tmpl w:val="587C21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F6E3FA5"/>
    <w:multiLevelType w:val="hybridMultilevel"/>
    <w:tmpl w:val="B7582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625E67"/>
    <w:multiLevelType w:val="hybridMultilevel"/>
    <w:tmpl w:val="63FE8B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C10E1D"/>
    <w:multiLevelType w:val="hybridMultilevel"/>
    <w:tmpl w:val="67BC2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5836475">
    <w:abstractNumId w:val="1"/>
  </w:num>
  <w:num w:numId="2" w16cid:durableId="1041707879">
    <w:abstractNumId w:val="3"/>
  </w:num>
  <w:num w:numId="3" w16cid:durableId="346178561">
    <w:abstractNumId w:val="0"/>
  </w:num>
  <w:num w:numId="4" w16cid:durableId="1922641949">
    <w:abstractNumId w:val="4"/>
  </w:num>
  <w:num w:numId="5" w16cid:durableId="100986944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ddumage Don Sandeepa Lakshad Wimalananda">
    <w15:presenceInfo w15:providerId="None" w15:userId="Maddumage Don Sandeepa Lakshad Wimalanan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5F4"/>
    <w:rsid w:val="000306F8"/>
    <w:rsid w:val="000322BB"/>
    <w:rsid w:val="00050894"/>
    <w:rsid w:val="000C0584"/>
    <w:rsid w:val="000C69EA"/>
    <w:rsid w:val="000D7A8D"/>
    <w:rsid w:val="000D7B7F"/>
    <w:rsid w:val="00101308"/>
    <w:rsid w:val="001014A5"/>
    <w:rsid w:val="001151A3"/>
    <w:rsid w:val="0016273C"/>
    <w:rsid w:val="00171D30"/>
    <w:rsid w:val="001843C1"/>
    <w:rsid w:val="001D0724"/>
    <w:rsid w:val="001D767D"/>
    <w:rsid w:val="001F02EE"/>
    <w:rsid w:val="00214403"/>
    <w:rsid w:val="00225D79"/>
    <w:rsid w:val="00231291"/>
    <w:rsid w:val="002610C1"/>
    <w:rsid w:val="00263E60"/>
    <w:rsid w:val="002732EF"/>
    <w:rsid w:val="002813BD"/>
    <w:rsid w:val="00281CC1"/>
    <w:rsid w:val="00291AD2"/>
    <w:rsid w:val="002A05DF"/>
    <w:rsid w:val="002E488D"/>
    <w:rsid w:val="002F3E28"/>
    <w:rsid w:val="00303605"/>
    <w:rsid w:val="00303B96"/>
    <w:rsid w:val="0031057E"/>
    <w:rsid w:val="00334507"/>
    <w:rsid w:val="003376D9"/>
    <w:rsid w:val="00346812"/>
    <w:rsid w:val="003475CD"/>
    <w:rsid w:val="00355EA5"/>
    <w:rsid w:val="00361885"/>
    <w:rsid w:val="003B3244"/>
    <w:rsid w:val="003C2949"/>
    <w:rsid w:val="003C6FC8"/>
    <w:rsid w:val="00407082"/>
    <w:rsid w:val="004551C4"/>
    <w:rsid w:val="004D6D0B"/>
    <w:rsid w:val="004F6779"/>
    <w:rsid w:val="00504A03"/>
    <w:rsid w:val="00524FA9"/>
    <w:rsid w:val="005625FB"/>
    <w:rsid w:val="00565F99"/>
    <w:rsid w:val="0056645F"/>
    <w:rsid w:val="0059771E"/>
    <w:rsid w:val="0059789D"/>
    <w:rsid w:val="005B1909"/>
    <w:rsid w:val="005B588C"/>
    <w:rsid w:val="005E496D"/>
    <w:rsid w:val="00603F91"/>
    <w:rsid w:val="00607B2A"/>
    <w:rsid w:val="00622BD7"/>
    <w:rsid w:val="00625B8F"/>
    <w:rsid w:val="00653C21"/>
    <w:rsid w:val="00663D82"/>
    <w:rsid w:val="00663DBA"/>
    <w:rsid w:val="0068160E"/>
    <w:rsid w:val="006A029F"/>
    <w:rsid w:val="006C6A50"/>
    <w:rsid w:val="006D1902"/>
    <w:rsid w:val="006E504F"/>
    <w:rsid w:val="006F7CC4"/>
    <w:rsid w:val="007411A2"/>
    <w:rsid w:val="00756226"/>
    <w:rsid w:val="007A20A6"/>
    <w:rsid w:val="007A2E94"/>
    <w:rsid w:val="007A6B39"/>
    <w:rsid w:val="007C4AC4"/>
    <w:rsid w:val="007C5B02"/>
    <w:rsid w:val="00834F91"/>
    <w:rsid w:val="0084082A"/>
    <w:rsid w:val="0085054A"/>
    <w:rsid w:val="008676E0"/>
    <w:rsid w:val="0087104A"/>
    <w:rsid w:val="0088470B"/>
    <w:rsid w:val="008855A1"/>
    <w:rsid w:val="008F5DC9"/>
    <w:rsid w:val="008F7F25"/>
    <w:rsid w:val="00904C4A"/>
    <w:rsid w:val="009153E6"/>
    <w:rsid w:val="00982831"/>
    <w:rsid w:val="009A02B5"/>
    <w:rsid w:val="009A0CAF"/>
    <w:rsid w:val="009A52CC"/>
    <w:rsid w:val="009B4A8B"/>
    <w:rsid w:val="009C7DF8"/>
    <w:rsid w:val="00A1561C"/>
    <w:rsid w:val="00A56DFF"/>
    <w:rsid w:val="00A7359C"/>
    <w:rsid w:val="00A87072"/>
    <w:rsid w:val="00AD277A"/>
    <w:rsid w:val="00AF1F15"/>
    <w:rsid w:val="00AF74B3"/>
    <w:rsid w:val="00B06DF4"/>
    <w:rsid w:val="00B071C6"/>
    <w:rsid w:val="00B21316"/>
    <w:rsid w:val="00B34955"/>
    <w:rsid w:val="00B534D3"/>
    <w:rsid w:val="00B559A7"/>
    <w:rsid w:val="00B560F4"/>
    <w:rsid w:val="00B71A4A"/>
    <w:rsid w:val="00B74B0A"/>
    <w:rsid w:val="00C265F4"/>
    <w:rsid w:val="00C532E0"/>
    <w:rsid w:val="00C54C11"/>
    <w:rsid w:val="00C6682C"/>
    <w:rsid w:val="00C84429"/>
    <w:rsid w:val="00C849BA"/>
    <w:rsid w:val="00C90490"/>
    <w:rsid w:val="00CB35AC"/>
    <w:rsid w:val="00CC212C"/>
    <w:rsid w:val="00CC4689"/>
    <w:rsid w:val="00CE5339"/>
    <w:rsid w:val="00D11EF7"/>
    <w:rsid w:val="00D16062"/>
    <w:rsid w:val="00D31B55"/>
    <w:rsid w:val="00D3556B"/>
    <w:rsid w:val="00D5335F"/>
    <w:rsid w:val="00D60E66"/>
    <w:rsid w:val="00D74308"/>
    <w:rsid w:val="00D751AD"/>
    <w:rsid w:val="00DA4756"/>
    <w:rsid w:val="00DA5B15"/>
    <w:rsid w:val="00DB5532"/>
    <w:rsid w:val="00DF6BBE"/>
    <w:rsid w:val="00E011ED"/>
    <w:rsid w:val="00E26BFE"/>
    <w:rsid w:val="00E95B33"/>
    <w:rsid w:val="00EB7056"/>
    <w:rsid w:val="00EC312D"/>
    <w:rsid w:val="00ED7C03"/>
    <w:rsid w:val="00F25013"/>
    <w:rsid w:val="00F414C9"/>
    <w:rsid w:val="00F4390C"/>
    <w:rsid w:val="00F51D0A"/>
    <w:rsid w:val="00FA2364"/>
  </w:rsids>
  <m:mathPr>
    <m:mathFont m:val="Cambria Math"/>
    <m:brkBin m:val="before"/>
    <m:brkBinSub m:val="--"/>
    <m:smallFrac m:val="0"/>
    <m:dispDef/>
    <m:lMargin m:val="0"/>
    <m:rMargin m:val="0"/>
    <m:defJc m:val="centerGroup"/>
    <m:wrapIndent m:val="1440"/>
    <m:intLim m:val="subSup"/>
    <m:naryLim m:val="undOvr"/>
  </m:mathPr>
  <w:themeFontLang w:val="en-US" w:eastAsia="ko-KR"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9894E7"/>
  <w15:chartTrackingRefBased/>
  <w15:docId w15:val="{D55E8A70-3222-44B9-82D6-51CFD495B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C265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65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312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1F02E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F02E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5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265F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225D7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225D79"/>
  </w:style>
  <w:style w:type="paragraph" w:styleId="ListParagraph">
    <w:name w:val="List Paragraph"/>
    <w:basedOn w:val="Normal"/>
    <w:uiPriority w:val="34"/>
    <w:qFormat/>
    <w:rsid w:val="00225D79"/>
    <w:pPr>
      <w:ind w:left="720"/>
      <w:contextualSpacing/>
    </w:pPr>
  </w:style>
  <w:style w:type="character" w:styleId="Strong">
    <w:name w:val="Strong"/>
    <w:basedOn w:val="DefaultParagraphFont"/>
    <w:uiPriority w:val="22"/>
    <w:qFormat/>
    <w:rsid w:val="00231291"/>
    <w:rPr>
      <w:b/>
      <w:bCs/>
    </w:rPr>
  </w:style>
  <w:style w:type="character" w:customStyle="1" w:styleId="Heading3Char">
    <w:name w:val="Heading 3 Char"/>
    <w:basedOn w:val="DefaultParagraphFont"/>
    <w:link w:val="Heading3"/>
    <w:uiPriority w:val="9"/>
    <w:rsid w:val="00231291"/>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85054A"/>
    <w:pPr>
      <w:outlineLvl w:val="9"/>
    </w:pPr>
    <w:rPr>
      <w:lang w:bidi="ar-SA"/>
    </w:rPr>
  </w:style>
  <w:style w:type="paragraph" w:styleId="TOC1">
    <w:name w:val="toc 1"/>
    <w:basedOn w:val="Normal"/>
    <w:next w:val="Normal"/>
    <w:autoRedefine/>
    <w:uiPriority w:val="39"/>
    <w:unhideWhenUsed/>
    <w:rsid w:val="0085054A"/>
    <w:pPr>
      <w:spacing w:after="100"/>
    </w:pPr>
  </w:style>
  <w:style w:type="paragraph" w:styleId="TOC2">
    <w:name w:val="toc 2"/>
    <w:basedOn w:val="Normal"/>
    <w:next w:val="Normal"/>
    <w:autoRedefine/>
    <w:uiPriority w:val="39"/>
    <w:unhideWhenUsed/>
    <w:rsid w:val="0085054A"/>
    <w:pPr>
      <w:spacing w:after="100"/>
      <w:ind w:left="220"/>
    </w:pPr>
  </w:style>
  <w:style w:type="paragraph" w:styleId="TOC3">
    <w:name w:val="toc 3"/>
    <w:basedOn w:val="Normal"/>
    <w:next w:val="Normal"/>
    <w:autoRedefine/>
    <w:uiPriority w:val="39"/>
    <w:unhideWhenUsed/>
    <w:rsid w:val="0085054A"/>
    <w:pPr>
      <w:spacing w:after="100"/>
      <w:ind w:left="440"/>
    </w:pPr>
  </w:style>
  <w:style w:type="character" w:styleId="Hyperlink">
    <w:name w:val="Hyperlink"/>
    <w:basedOn w:val="DefaultParagraphFont"/>
    <w:uiPriority w:val="99"/>
    <w:unhideWhenUsed/>
    <w:rsid w:val="0085054A"/>
    <w:rPr>
      <w:color w:val="0563C1" w:themeColor="hyperlink"/>
      <w:u w:val="single"/>
    </w:rPr>
  </w:style>
  <w:style w:type="table" w:styleId="TableGrid">
    <w:name w:val="Table Grid"/>
    <w:basedOn w:val="TableNormal"/>
    <w:uiPriority w:val="59"/>
    <w:rsid w:val="007C4AC4"/>
    <w:pPr>
      <w:spacing w:after="0" w:line="240" w:lineRule="auto"/>
    </w:pPr>
    <w:rPr>
      <w:rFonts w:ascii="Times New Roman" w:hAnsi="Times New Roman" w:cs="Times New Roman"/>
      <w:sz w:val="24"/>
      <w:szCs w:val="28"/>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1F02E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F02EE"/>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0322BB"/>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F1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F15"/>
    <w:rPr>
      <w:rFonts w:cs="Latha"/>
    </w:rPr>
  </w:style>
  <w:style w:type="paragraph" w:styleId="Footer">
    <w:name w:val="footer"/>
    <w:basedOn w:val="Normal"/>
    <w:link w:val="FooterChar"/>
    <w:uiPriority w:val="99"/>
    <w:unhideWhenUsed/>
    <w:rsid w:val="00AF1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F15"/>
    <w:rPr>
      <w:rFonts w:cs="Latha"/>
    </w:rPr>
  </w:style>
  <w:style w:type="paragraph" w:styleId="Revision">
    <w:name w:val="Revision"/>
    <w:hidden/>
    <w:uiPriority w:val="99"/>
    <w:semiHidden/>
    <w:rsid w:val="0087104A"/>
    <w:pPr>
      <w:spacing w:after="0" w:line="240" w:lineRule="auto"/>
    </w:pPr>
    <w:rPr>
      <w:rFonts w:cs="Latha"/>
    </w:rPr>
  </w:style>
  <w:style w:type="paragraph" w:customStyle="1" w:styleId="p1">
    <w:name w:val="p1"/>
    <w:basedOn w:val="Normal"/>
    <w:rsid w:val="008F7F25"/>
    <w:pPr>
      <w:spacing w:after="0" w:line="240" w:lineRule="auto"/>
    </w:pPr>
    <w:rPr>
      <w:rFonts w:ascii="Helvetica" w:eastAsia="Times New Roman" w:hAnsi="Helvetica" w:cs="Times New Roman"/>
      <w:color w:val="000000"/>
      <w:sz w:val="17"/>
      <w:szCs w:val="17"/>
      <w:lang w:eastAsia="ko-KR" w:bidi="si-LK"/>
    </w:rPr>
  </w:style>
  <w:style w:type="character" w:customStyle="1" w:styleId="s1">
    <w:name w:val="s1"/>
    <w:basedOn w:val="DefaultParagraphFont"/>
    <w:rsid w:val="00653C21"/>
    <w:rPr>
      <w:rFonts w:ascii="Arial" w:hAnsi="Arial" w:cs="Arial" w:hint="default"/>
      <w:sz w:val="17"/>
      <w:szCs w:val="17"/>
    </w:rPr>
  </w:style>
  <w:style w:type="character" w:customStyle="1" w:styleId="msoins0">
    <w:name w:val="msoins"/>
    <w:basedOn w:val="DefaultParagraphFont"/>
    <w:rsid w:val="00B74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93211">
      <w:bodyDiv w:val="1"/>
      <w:marLeft w:val="0"/>
      <w:marRight w:val="0"/>
      <w:marTop w:val="0"/>
      <w:marBottom w:val="0"/>
      <w:divBdr>
        <w:top w:val="none" w:sz="0" w:space="0" w:color="auto"/>
        <w:left w:val="none" w:sz="0" w:space="0" w:color="auto"/>
        <w:bottom w:val="none" w:sz="0" w:space="0" w:color="auto"/>
        <w:right w:val="none" w:sz="0" w:space="0" w:color="auto"/>
      </w:divBdr>
    </w:div>
    <w:div w:id="312878094">
      <w:bodyDiv w:val="1"/>
      <w:marLeft w:val="0"/>
      <w:marRight w:val="0"/>
      <w:marTop w:val="0"/>
      <w:marBottom w:val="0"/>
      <w:divBdr>
        <w:top w:val="none" w:sz="0" w:space="0" w:color="auto"/>
        <w:left w:val="none" w:sz="0" w:space="0" w:color="auto"/>
        <w:bottom w:val="none" w:sz="0" w:space="0" w:color="auto"/>
        <w:right w:val="none" w:sz="0" w:space="0" w:color="auto"/>
      </w:divBdr>
      <w:divsChild>
        <w:div w:id="1536771429">
          <w:marLeft w:val="0"/>
          <w:marRight w:val="0"/>
          <w:marTop w:val="0"/>
          <w:marBottom w:val="0"/>
          <w:divBdr>
            <w:top w:val="none" w:sz="0" w:space="0" w:color="auto"/>
            <w:left w:val="none" w:sz="0" w:space="0" w:color="auto"/>
            <w:bottom w:val="none" w:sz="0" w:space="0" w:color="auto"/>
            <w:right w:val="none" w:sz="0" w:space="0" w:color="auto"/>
          </w:divBdr>
          <w:divsChild>
            <w:div w:id="1689676249">
              <w:marLeft w:val="0"/>
              <w:marRight w:val="0"/>
              <w:marTop w:val="0"/>
              <w:marBottom w:val="0"/>
              <w:divBdr>
                <w:top w:val="none" w:sz="0" w:space="0" w:color="auto"/>
                <w:left w:val="none" w:sz="0" w:space="0" w:color="auto"/>
                <w:bottom w:val="none" w:sz="0" w:space="0" w:color="auto"/>
                <w:right w:val="none" w:sz="0" w:space="0" w:color="auto"/>
              </w:divBdr>
              <w:divsChild>
                <w:div w:id="1155533904">
                  <w:marLeft w:val="0"/>
                  <w:marRight w:val="0"/>
                  <w:marTop w:val="0"/>
                  <w:marBottom w:val="0"/>
                  <w:divBdr>
                    <w:top w:val="none" w:sz="0" w:space="0" w:color="auto"/>
                    <w:left w:val="none" w:sz="0" w:space="0" w:color="auto"/>
                    <w:bottom w:val="none" w:sz="0" w:space="0" w:color="auto"/>
                    <w:right w:val="none" w:sz="0" w:space="0" w:color="auto"/>
                  </w:divBdr>
                  <w:divsChild>
                    <w:div w:id="1809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80231">
          <w:marLeft w:val="0"/>
          <w:marRight w:val="0"/>
          <w:marTop w:val="0"/>
          <w:marBottom w:val="0"/>
          <w:divBdr>
            <w:top w:val="none" w:sz="0" w:space="0" w:color="auto"/>
            <w:left w:val="none" w:sz="0" w:space="0" w:color="auto"/>
            <w:bottom w:val="none" w:sz="0" w:space="0" w:color="auto"/>
            <w:right w:val="none" w:sz="0" w:space="0" w:color="auto"/>
          </w:divBdr>
          <w:divsChild>
            <w:div w:id="982464895">
              <w:marLeft w:val="0"/>
              <w:marRight w:val="0"/>
              <w:marTop w:val="0"/>
              <w:marBottom w:val="0"/>
              <w:divBdr>
                <w:top w:val="none" w:sz="0" w:space="0" w:color="auto"/>
                <w:left w:val="none" w:sz="0" w:space="0" w:color="auto"/>
                <w:bottom w:val="none" w:sz="0" w:space="0" w:color="auto"/>
                <w:right w:val="none" w:sz="0" w:space="0" w:color="auto"/>
              </w:divBdr>
              <w:divsChild>
                <w:div w:id="1130391921">
                  <w:marLeft w:val="0"/>
                  <w:marRight w:val="0"/>
                  <w:marTop w:val="0"/>
                  <w:marBottom w:val="0"/>
                  <w:divBdr>
                    <w:top w:val="none" w:sz="0" w:space="0" w:color="auto"/>
                    <w:left w:val="none" w:sz="0" w:space="0" w:color="auto"/>
                    <w:bottom w:val="none" w:sz="0" w:space="0" w:color="auto"/>
                    <w:right w:val="none" w:sz="0" w:space="0" w:color="auto"/>
                  </w:divBdr>
                  <w:divsChild>
                    <w:div w:id="15728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260756">
      <w:bodyDiv w:val="1"/>
      <w:marLeft w:val="0"/>
      <w:marRight w:val="0"/>
      <w:marTop w:val="0"/>
      <w:marBottom w:val="0"/>
      <w:divBdr>
        <w:top w:val="none" w:sz="0" w:space="0" w:color="auto"/>
        <w:left w:val="none" w:sz="0" w:space="0" w:color="auto"/>
        <w:bottom w:val="none" w:sz="0" w:space="0" w:color="auto"/>
        <w:right w:val="none" w:sz="0" w:space="0" w:color="auto"/>
      </w:divBdr>
    </w:div>
    <w:div w:id="751046634">
      <w:bodyDiv w:val="1"/>
      <w:marLeft w:val="0"/>
      <w:marRight w:val="0"/>
      <w:marTop w:val="0"/>
      <w:marBottom w:val="0"/>
      <w:divBdr>
        <w:top w:val="none" w:sz="0" w:space="0" w:color="auto"/>
        <w:left w:val="none" w:sz="0" w:space="0" w:color="auto"/>
        <w:bottom w:val="none" w:sz="0" w:space="0" w:color="auto"/>
        <w:right w:val="none" w:sz="0" w:space="0" w:color="auto"/>
      </w:divBdr>
    </w:div>
    <w:div w:id="931351646">
      <w:bodyDiv w:val="1"/>
      <w:marLeft w:val="0"/>
      <w:marRight w:val="0"/>
      <w:marTop w:val="0"/>
      <w:marBottom w:val="0"/>
      <w:divBdr>
        <w:top w:val="none" w:sz="0" w:space="0" w:color="auto"/>
        <w:left w:val="none" w:sz="0" w:space="0" w:color="auto"/>
        <w:bottom w:val="none" w:sz="0" w:space="0" w:color="auto"/>
        <w:right w:val="none" w:sz="0" w:space="0" w:color="auto"/>
      </w:divBdr>
    </w:div>
    <w:div w:id="1129973778">
      <w:bodyDiv w:val="1"/>
      <w:marLeft w:val="0"/>
      <w:marRight w:val="0"/>
      <w:marTop w:val="0"/>
      <w:marBottom w:val="0"/>
      <w:divBdr>
        <w:top w:val="none" w:sz="0" w:space="0" w:color="auto"/>
        <w:left w:val="none" w:sz="0" w:space="0" w:color="auto"/>
        <w:bottom w:val="none" w:sz="0" w:space="0" w:color="auto"/>
        <w:right w:val="none" w:sz="0" w:space="0" w:color="auto"/>
      </w:divBdr>
    </w:div>
    <w:div w:id="1421214042">
      <w:bodyDiv w:val="1"/>
      <w:marLeft w:val="0"/>
      <w:marRight w:val="0"/>
      <w:marTop w:val="0"/>
      <w:marBottom w:val="0"/>
      <w:divBdr>
        <w:top w:val="none" w:sz="0" w:space="0" w:color="auto"/>
        <w:left w:val="none" w:sz="0" w:space="0" w:color="auto"/>
        <w:bottom w:val="none" w:sz="0" w:space="0" w:color="auto"/>
        <w:right w:val="none" w:sz="0" w:space="0" w:color="auto"/>
      </w:divBdr>
    </w:div>
    <w:div w:id="1496844506">
      <w:bodyDiv w:val="1"/>
      <w:marLeft w:val="0"/>
      <w:marRight w:val="0"/>
      <w:marTop w:val="0"/>
      <w:marBottom w:val="0"/>
      <w:divBdr>
        <w:top w:val="none" w:sz="0" w:space="0" w:color="auto"/>
        <w:left w:val="none" w:sz="0" w:space="0" w:color="auto"/>
        <w:bottom w:val="none" w:sz="0" w:space="0" w:color="auto"/>
        <w:right w:val="none" w:sz="0" w:space="0" w:color="auto"/>
      </w:divBdr>
      <w:divsChild>
        <w:div w:id="2119644160">
          <w:marLeft w:val="0"/>
          <w:marRight w:val="0"/>
          <w:marTop w:val="0"/>
          <w:marBottom w:val="0"/>
          <w:divBdr>
            <w:top w:val="none" w:sz="0" w:space="0" w:color="auto"/>
            <w:left w:val="none" w:sz="0" w:space="0" w:color="auto"/>
            <w:bottom w:val="none" w:sz="0" w:space="0" w:color="auto"/>
            <w:right w:val="none" w:sz="0" w:space="0" w:color="auto"/>
          </w:divBdr>
          <w:divsChild>
            <w:div w:id="495388829">
              <w:marLeft w:val="0"/>
              <w:marRight w:val="0"/>
              <w:marTop w:val="0"/>
              <w:marBottom w:val="0"/>
              <w:divBdr>
                <w:top w:val="none" w:sz="0" w:space="0" w:color="auto"/>
                <w:left w:val="none" w:sz="0" w:space="0" w:color="auto"/>
                <w:bottom w:val="none" w:sz="0" w:space="0" w:color="auto"/>
                <w:right w:val="none" w:sz="0" w:space="0" w:color="auto"/>
              </w:divBdr>
              <w:divsChild>
                <w:div w:id="314188620">
                  <w:marLeft w:val="0"/>
                  <w:marRight w:val="0"/>
                  <w:marTop w:val="0"/>
                  <w:marBottom w:val="0"/>
                  <w:divBdr>
                    <w:top w:val="none" w:sz="0" w:space="0" w:color="auto"/>
                    <w:left w:val="none" w:sz="0" w:space="0" w:color="auto"/>
                    <w:bottom w:val="none" w:sz="0" w:space="0" w:color="auto"/>
                    <w:right w:val="none" w:sz="0" w:space="0" w:color="auto"/>
                  </w:divBdr>
                  <w:divsChild>
                    <w:div w:id="853761498">
                      <w:marLeft w:val="0"/>
                      <w:marRight w:val="0"/>
                      <w:marTop w:val="0"/>
                      <w:marBottom w:val="0"/>
                      <w:divBdr>
                        <w:top w:val="none" w:sz="0" w:space="0" w:color="auto"/>
                        <w:left w:val="none" w:sz="0" w:space="0" w:color="auto"/>
                        <w:bottom w:val="none" w:sz="0" w:space="0" w:color="auto"/>
                        <w:right w:val="none" w:sz="0" w:space="0" w:color="auto"/>
                      </w:divBdr>
                      <w:divsChild>
                        <w:div w:id="821770998">
                          <w:marLeft w:val="0"/>
                          <w:marRight w:val="0"/>
                          <w:marTop w:val="0"/>
                          <w:marBottom w:val="0"/>
                          <w:divBdr>
                            <w:top w:val="none" w:sz="0" w:space="0" w:color="auto"/>
                            <w:left w:val="none" w:sz="0" w:space="0" w:color="auto"/>
                            <w:bottom w:val="none" w:sz="0" w:space="0" w:color="auto"/>
                            <w:right w:val="none" w:sz="0" w:space="0" w:color="auto"/>
                          </w:divBdr>
                          <w:divsChild>
                            <w:div w:id="1149664046">
                              <w:marLeft w:val="0"/>
                              <w:marRight w:val="0"/>
                              <w:marTop w:val="0"/>
                              <w:marBottom w:val="0"/>
                              <w:divBdr>
                                <w:top w:val="none" w:sz="0" w:space="0" w:color="auto"/>
                                <w:left w:val="none" w:sz="0" w:space="0" w:color="auto"/>
                                <w:bottom w:val="none" w:sz="0" w:space="0" w:color="auto"/>
                                <w:right w:val="none" w:sz="0" w:space="0" w:color="auto"/>
                              </w:divBdr>
                              <w:divsChild>
                                <w:div w:id="2042313744">
                                  <w:marLeft w:val="0"/>
                                  <w:marRight w:val="0"/>
                                  <w:marTop w:val="0"/>
                                  <w:marBottom w:val="0"/>
                                  <w:divBdr>
                                    <w:top w:val="none" w:sz="0" w:space="0" w:color="auto"/>
                                    <w:left w:val="none" w:sz="0" w:space="0" w:color="auto"/>
                                    <w:bottom w:val="none" w:sz="0" w:space="0" w:color="auto"/>
                                    <w:right w:val="none" w:sz="0" w:space="0" w:color="auto"/>
                                  </w:divBdr>
                                  <w:divsChild>
                                    <w:div w:id="19537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22322">
                          <w:marLeft w:val="0"/>
                          <w:marRight w:val="0"/>
                          <w:marTop w:val="0"/>
                          <w:marBottom w:val="0"/>
                          <w:divBdr>
                            <w:top w:val="none" w:sz="0" w:space="0" w:color="auto"/>
                            <w:left w:val="none" w:sz="0" w:space="0" w:color="auto"/>
                            <w:bottom w:val="none" w:sz="0" w:space="0" w:color="auto"/>
                            <w:right w:val="none" w:sz="0" w:space="0" w:color="auto"/>
                          </w:divBdr>
                          <w:divsChild>
                            <w:div w:id="2102677145">
                              <w:marLeft w:val="0"/>
                              <w:marRight w:val="0"/>
                              <w:marTop w:val="0"/>
                              <w:marBottom w:val="0"/>
                              <w:divBdr>
                                <w:top w:val="none" w:sz="0" w:space="0" w:color="auto"/>
                                <w:left w:val="none" w:sz="0" w:space="0" w:color="auto"/>
                                <w:bottom w:val="none" w:sz="0" w:space="0" w:color="auto"/>
                                <w:right w:val="none" w:sz="0" w:space="0" w:color="auto"/>
                              </w:divBdr>
                              <w:divsChild>
                                <w:div w:id="655303602">
                                  <w:marLeft w:val="0"/>
                                  <w:marRight w:val="0"/>
                                  <w:marTop w:val="0"/>
                                  <w:marBottom w:val="0"/>
                                  <w:divBdr>
                                    <w:top w:val="none" w:sz="0" w:space="0" w:color="auto"/>
                                    <w:left w:val="none" w:sz="0" w:space="0" w:color="auto"/>
                                    <w:bottom w:val="none" w:sz="0" w:space="0" w:color="auto"/>
                                    <w:right w:val="none" w:sz="0" w:space="0" w:color="auto"/>
                                  </w:divBdr>
                                  <w:divsChild>
                                    <w:div w:id="21003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227267">
          <w:marLeft w:val="0"/>
          <w:marRight w:val="0"/>
          <w:marTop w:val="0"/>
          <w:marBottom w:val="0"/>
          <w:divBdr>
            <w:top w:val="none" w:sz="0" w:space="0" w:color="auto"/>
            <w:left w:val="none" w:sz="0" w:space="0" w:color="auto"/>
            <w:bottom w:val="none" w:sz="0" w:space="0" w:color="auto"/>
            <w:right w:val="none" w:sz="0" w:space="0" w:color="auto"/>
          </w:divBdr>
          <w:divsChild>
            <w:div w:id="214316897">
              <w:marLeft w:val="0"/>
              <w:marRight w:val="0"/>
              <w:marTop w:val="0"/>
              <w:marBottom w:val="0"/>
              <w:divBdr>
                <w:top w:val="none" w:sz="0" w:space="0" w:color="auto"/>
                <w:left w:val="none" w:sz="0" w:space="0" w:color="auto"/>
                <w:bottom w:val="none" w:sz="0" w:space="0" w:color="auto"/>
                <w:right w:val="none" w:sz="0" w:space="0" w:color="auto"/>
              </w:divBdr>
              <w:divsChild>
                <w:div w:id="1327441015">
                  <w:marLeft w:val="0"/>
                  <w:marRight w:val="0"/>
                  <w:marTop w:val="0"/>
                  <w:marBottom w:val="0"/>
                  <w:divBdr>
                    <w:top w:val="none" w:sz="0" w:space="0" w:color="auto"/>
                    <w:left w:val="none" w:sz="0" w:space="0" w:color="auto"/>
                    <w:bottom w:val="none" w:sz="0" w:space="0" w:color="auto"/>
                    <w:right w:val="none" w:sz="0" w:space="0" w:color="auto"/>
                  </w:divBdr>
                  <w:divsChild>
                    <w:div w:id="1454667823">
                      <w:marLeft w:val="0"/>
                      <w:marRight w:val="0"/>
                      <w:marTop w:val="0"/>
                      <w:marBottom w:val="0"/>
                      <w:divBdr>
                        <w:top w:val="none" w:sz="0" w:space="0" w:color="auto"/>
                        <w:left w:val="none" w:sz="0" w:space="0" w:color="auto"/>
                        <w:bottom w:val="none" w:sz="0" w:space="0" w:color="auto"/>
                        <w:right w:val="none" w:sz="0" w:space="0" w:color="auto"/>
                      </w:divBdr>
                      <w:divsChild>
                        <w:div w:id="119689711">
                          <w:marLeft w:val="0"/>
                          <w:marRight w:val="0"/>
                          <w:marTop w:val="0"/>
                          <w:marBottom w:val="0"/>
                          <w:divBdr>
                            <w:top w:val="none" w:sz="0" w:space="0" w:color="auto"/>
                            <w:left w:val="none" w:sz="0" w:space="0" w:color="auto"/>
                            <w:bottom w:val="none" w:sz="0" w:space="0" w:color="auto"/>
                            <w:right w:val="none" w:sz="0" w:space="0" w:color="auto"/>
                          </w:divBdr>
                          <w:divsChild>
                            <w:div w:id="194852491">
                              <w:marLeft w:val="0"/>
                              <w:marRight w:val="0"/>
                              <w:marTop w:val="0"/>
                              <w:marBottom w:val="0"/>
                              <w:divBdr>
                                <w:top w:val="none" w:sz="0" w:space="0" w:color="auto"/>
                                <w:left w:val="none" w:sz="0" w:space="0" w:color="auto"/>
                                <w:bottom w:val="none" w:sz="0" w:space="0" w:color="auto"/>
                                <w:right w:val="none" w:sz="0" w:space="0" w:color="auto"/>
                              </w:divBdr>
                              <w:divsChild>
                                <w:div w:id="487290158">
                                  <w:marLeft w:val="0"/>
                                  <w:marRight w:val="0"/>
                                  <w:marTop w:val="0"/>
                                  <w:marBottom w:val="0"/>
                                  <w:divBdr>
                                    <w:top w:val="none" w:sz="0" w:space="0" w:color="auto"/>
                                    <w:left w:val="none" w:sz="0" w:space="0" w:color="auto"/>
                                    <w:bottom w:val="none" w:sz="0" w:space="0" w:color="auto"/>
                                    <w:right w:val="none" w:sz="0" w:space="0" w:color="auto"/>
                                  </w:divBdr>
                                  <w:divsChild>
                                    <w:div w:id="774592315">
                                      <w:marLeft w:val="0"/>
                                      <w:marRight w:val="0"/>
                                      <w:marTop w:val="0"/>
                                      <w:marBottom w:val="0"/>
                                      <w:divBdr>
                                        <w:top w:val="none" w:sz="0" w:space="0" w:color="auto"/>
                                        <w:left w:val="none" w:sz="0" w:space="0" w:color="auto"/>
                                        <w:bottom w:val="none" w:sz="0" w:space="0" w:color="auto"/>
                                        <w:right w:val="none" w:sz="0" w:space="0" w:color="auto"/>
                                      </w:divBdr>
                                      <w:divsChild>
                                        <w:div w:id="20548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70662">
          <w:marLeft w:val="0"/>
          <w:marRight w:val="0"/>
          <w:marTop w:val="0"/>
          <w:marBottom w:val="0"/>
          <w:divBdr>
            <w:top w:val="none" w:sz="0" w:space="0" w:color="auto"/>
            <w:left w:val="none" w:sz="0" w:space="0" w:color="auto"/>
            <w:bottom w:val="none" w:sz="0" w:space="0" w:color="auto"/>
            <w:right w:val="none" w:sz="0" w:space="0" w:color="auto"/>
          </w:divBdr>
          <w:divsChild>
            <w:div w:id="1769882105">
              <w:marLeft w:val="0"/>
              <w:marRight w:val="0"/>
              <w:marTop w:val="0"/>
              <w:marBottom w:val="0"/>
              <w:divBdr>
                <w:top w:val="none" w:sz="0" w:space="0" w:color="auto"/>
                <w:left w:val="none" w:sz="0" w:space="0" w:color="auto"/>
                <w:bottom w:val="none" w:sz="0" w:space="0" w:color="auto"/>
                <w:right w:val="none" w:sz="0" w:space="0" w:color="auto"/>
              </w:divBdr>
              <w:divsChild>
                <w:div w:id="1782069585">
                  <w:marLeft w:val="0"/>
                  <w:marRight w:val="0"/>
                  <w:marTop w:val="0"/>
                  <w:marBottom w:val="0"/>
                  <w:divBdr>
                    <w:top w:val="none" w:sz="0" w:space="0" w:color="auto"/>
                    <w:left w:val="none" w:sz="0" w:space="0" w:color="auto"/>
                    <w:bottom w:val="none" w:sz="0" w:space="0" w:color="auto"/>
                    <w:right w:val="none" w:sz="0" w:space="0" w:color="auto"/>
                  </w:divBdr>
                  <w:divsChild>
                    <w:div w:id="747726217">
                      <w:marLeft w:val="0"/>
                      <w:marRight w:val="0"/>
                      <w:marTop w:val="0"/>
                      <w:marBottom w:val="0"/>
                      <w:divBdr>
                        <w:top w:val="none" w:sz="0" w:space="0" w:color="auto"/>
                        <w:left w:val="none" w:sz="0" w:space="0" w:color="auto"/>
                        <w:bottom w:val="none" w:sz="0" w:space="0" w:color="auto"/>
                        <w:right w:val="none" w:sz="0" w:space="0" w:color="auto"/>
                      </w:divBdr>
                      <w:divsChild>
                        <w:div w:id="616302236">
                          <w:marLeft w:val="0"/>
                          <w:marRight w:val="0"/>
                          <w:marTop w:val="0"/>
                          <w:marBottom w:val="0"/>
                          <w:divBdr>
                            <w:top w:val="none" w:sz="0" w:space="0" w:color="auto"/>
                            <w:left w:val="none" w:sz="0" w:space="0" w:color="auto"/>
                            <w:bottom w:val="none" w:sz="0" w:space="0" w:color="auto"/>
                            <w:right w:val="none" w:sz="0" w:space="0" w:color="auto"/>
                          </w:divBdr>
                          <w:divsChild>
                            <w:div w:id="38479789">
                              <w:marLeft w:val="0"/>
                              <w:marRight w:val="0"/>
                              <w:marTop w:val="0"/>
                              <w:marBottom w:val="0"/>
                              <w:divBdr>
                                <w:top w:val="none" w:sz="0" w:space="0" w:color="auto"/>
                                <w:left w:val="none" w:sz="0" w:space="0" w:color="auto"/>
                                <w:bottom w:val="none" w:sz="0" w:space="0" w:color="auto"/>
                                <w:right w:val="none" w:sz="0" w:space="0" w:color="auto"/>
                              </w:divBdr>
                              <w:divsChild>
                                <w:div w:id="211229905">
                                  <w:marLeft w:val="0"/>
                                  <w:marRight w:val="0"/>
                                  <w:marTop w:val="0"/>
                                  <w:marBottom w:val="0"/>
                                  <w:divBdr>
                                    <w:top w:val="none" w:sz="0" w:space="0" w:color="auto"/>
                                    <w:left w:val="none" w:sz="0" w:space="0" w:color="auto"/>
                                    <w:bottom w:val="none" w:sz="0" w:space="0" w:color="auto"/>
                                    <w:right w:val="none" w:sz="0" w:space="0" w:color="auto"/>
                                  </w:divBdr>
                                  <w:divsChild>
                                    <w:div w:id="161763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02998">
                          <w:marLeft w:val="0"/>
                          <w:marRight w:val="0"/>
                          <w:marTop w:val="0"/>
                          <w:marBottom w:val="0"/>
                          <w:divBdr>
                            <w:top w:val="none" w:sz="0" w:space="0" w:color="auto"/>
                            <w:left w:val="none" w:sz="0" w:space="0" w:color="auto"/>
                            <w:bottom w:val="none" w:sz="0" w:space="0" w:color="auto"/>
                            <w:right w:val="none" w:sz="0" w:space="0" w:color="auto"/>
                          </w:divBdr>
                          <w:divsChild>
                            <w:div w:id="107942111">
                              <w:marLeft w:val="0"/>
                              <w:marRight w:val="0"/>
                              <w:marTop w:val="0"/>
                              <w:marBottom w:val="0"/>
                              <w:divBdr>
                                <w:top w:val="none" w:sz="0" w:space="0" w:color="auto"/>
                                <w:left w:val="none" w:sz="0" w:space="0" w:color="auto"/>
                                <w:bottom w:val="none" w:sz="0" w:space="0" w:color="auto"/>
                                <w:right w:val="none" w:sz="0" w:space="0" w:color="auto"/>
                              </w:divBdr>
                              <w:divsChild>
                                <w:div w:id="389497063">
                                  <w:marLeft w:val="0"/>
                                  <w:marRight w:val="0"/>
                                  <w:marTop w:val="0"/>
                                  <w:marBottom w:val="0"/>
                                  <w:divBdr>
                                    <w:top w:val="none" w:sz="0" w:space="0" w:color="auto"/>
                                    <w:left w:val="none" w:sz="0" w:space="0" w:color="auto"/>
                                    <w:bottom w:val="none" w:sz="0" w:space="0" w:color="auto"/>
                                    <w:right w:val="none" w:sz="0" w:space="0" w:color="auto"/>
                                  </w:divBdr>
                                  <w:divsChild>
                                    <w:div w:id="11463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01342">
      <w:bodyDiv w:val="1"/>
      <w:marLeft w:val="0"/>
      <w:marRight w:val="0"/>
      <w:marTop w:val="0"/>
      <w:marBottom w:val="0"/>
      <w:divBdr>
        <w:top w:val="none" w:sz="0" w:space="0" w:color="auto"/>
        <w:left w:val="none" w:sz="0" w:space="0" w:color="auto"/>
        <w:bottom w:val="none" w:sz="0" w:space="0" w:color="auto"/>
        <w:right w:val="none" w:sz="0" w:space="0" w:color="auto"/>
      </w:divBdr>
    </w:div>
    <w:div w:id="1691831510">
      <w:bodyDiv w:val="1"/>
      <w:marLeft w:val="0"/>
      <w:marRight w:val="0"/>
      <w:marTop w:val="0"/>
      <w:marBottom w:val="0"/>
      <w:divBdr>
        <w:top w:val="none" w:sz="0" w:space="0" w:color="auto"/>
        <w:left w:val="none" w:sz="0" w:space="0" w:color="auto"/>
        <w:bottom w:val="none" w:sz="0" w:space="0" w:color="auto"/>
        <w:right w:val="none" w:sz="0" w:space="0" w:color="auto"/>
      </w:divBdr>
    </w:div>
    <w:div w:id="1888300651">
      <w:bodyDiv w:val="1"/>
      <w:marLeft w:val="0"/>
      <w:marRight w:val="0"/>
      <w:marTop w:val="0"/>
      <w:marBottom w:val="0"/>
      <w:divBdr>
        <w:top w:val="none" w:sz="0" w:space="0" w:color="auto"/>
        <w:left w:val="none" w:sz="0" w:space="0" w:color="auto"/>
        <w:bottom w:val="none" w:sz="0" w:space="0" w:color="auto"/>
        <w:right w:val="none" w:sz="0" w:space="0" w:color="auto"/>
      </w:divBdr>
    </w:div>
    <w:div w:id="196873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E95F0A-7B88-AD4D-B0CF-3E95C576C00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8093962-1CB0-4B47-B3E8-F3D50B887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4</Pages>
  <Words>759</Words>
  <Characters>15285</Characters>
  <Application>Microsoft Office Word</Application>
  <DocSecurity>0</DocSecurity>
  <Lines>402</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Anjalee Merusinghe</dc:creator>
  <cp:keywords/>
  <dc:description/>
  <cp:lastModifiedBy>Maddumage Don Sandeepa Lakshad Wimalananda</cp:lastModifiedBy>
  <cp:revision>73</cp:revision>
  <cp:lastPrinted>2025-03-12T12:50:00Z</cp:lastPrinted>
  <dcterms:created xsi:type="dcterms:W3CDTF">2025-03-12T12:47:00Z</dcterms:created>
  <dcterms:modified xsi:type="dcterms:W3CDTF">2026-03-04T06:15:00Z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f6a5f94d-a312-4df4-807d-d808184e5a04</vt:lpwstr>
  </property>
</Properties>
</file>